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4901" w14:textId="77777777" w:rsidR="00EE6822" w:rsidRDefault="007B79B0">
      <w:pPr>
        <w:pStyle w:val="1"/>
        <w:widowControl/>
        <w:spacing w:beforeAutospacing="0" w:afterAutospacing="0" w:line="360" w:lineRule="atLeast"/>
        <w:jc w:val="center"/>
        <w:rPr>
          <w:rFonts w:ascii="方正小标宋简体" w:eastAsia="方正小标宋简体" w:hint="default"/>
          <w:b w:val="0"/>
          <w:bCs w:val="0"/>
          <w:color w:val="000000"/>
          <w:sz w:val="44"/>
          <w:szCs w:val="44"/>
        </w:rPr>
      </w:pPr>
      <w:r>
        <w:rPr>
          <w:rFonts w:ascii="方正小标宋简体" w:eastAsia="方正小标宋简体"/>
          <w:b w:val="0"/>
          <w:bCs w:val="0"/>
          <w:color w:val="000000"/>
          <w:sz w:val="44"/>
          <w:szCs w:val="44"/>
        </w:rPr>
        <w:t>瑞众保险INT测试管理细则</w:t>
      </w:r>
    </w:p>
    <w:p w14:paraId="33128115" w14:textId="77777777" w:rsidR="00EE6822" w:rsidRDefault="007B79B0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第一章 总则</w:t>
      </w:r>
    </w:p>
    <w:p w14:paraId="67EED4AC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1.1 制定目的</w:t>
      </w:r>
    </w:p>
    <w:p w14:paraId="5061C6B7" w14:textId="77777777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为规范公司内部INT测试全流程管理，明确各岗位职责、作业标准与流转节点，全研发管理平台状态管控规则，保障需求交付质量、规避业务及数据风险，提升测试工作标准化、规范化水平，结合公司研发业务实际，特制定本细则。</w:t>
      </w:r>
    </w:p>
    <w:p w14:paraId="52113A76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1.2 适用范围</w:t>
      </w:r>
    </w:p>
    <w:p w14:paraId="79FCB4DA" w14:textId="77777777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本细则适用于公司内部所有业务需求、功能迭代、页面优化类开发项目的 INT 测试全流程管理，覆盖测试团队负责人、测试总负责人、测试工程师、开发工程师等全部相关岗位人员，全研发管理平台统一执行本管理要求。</w:t>
      </w:r>
    </w:p>
    <w:p w14:paraId="6EB3164A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1.3 核心管理原则</w:t>
      </w:r>
    </w:p>
    <w:p w14:paraId="676B01E7" w14:textId="77777777" w:rsidR="00EE6822" w:rsidRDefault="007B79B0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风险分级管控：依据需求复杂度、业务影响范围判定是否开展 INT 测试，低风险需求简化流程；</w:t>
      </w:r>
    </w:p>
    <w:p w14:paraId="0F34DFDA" w14:textId="77777777" w:rsidR="00EE6822" w:rsidRDefault="007B79B0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全流程闭环管理：需求研判、计划编制、审批、测试准备、执行、交付各环节留痕可追溯；</w:t>
      </w:r>
    </w:p>
    <w:p w14:paraId="7A7C5501" w14:textId="77777777" w:rsidR="00EE6822" w:rsidRDefault="007B79B0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权责清晰落地：各岗位分工明确，节点流转、问题处置责任到人；</w:t>
      </w:r>
    </w:p>
    <w:p w14:paraId="0ED60B04" w14:textId="77777777" w:rsidR="00EE6822" w:rsidRDefault="007B79B0">
      <w:pPr>
        <w:widowControl/>
        <w:numPr>
          <w:ilvl w:val="0"/>
          <w:numId w:val="3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协同高效联动：测试、开发、业务需求部门建立常态化沟通机制，同步推进 INT 测试、UAT 用户验收测试工作。</w:t>
      </w:r>
    </w:p>
    <w:p w14:paraId="44715179" w14:textId="77777777" w:rsidR="00EE6822" w:rsidRDefault="007B79B0">
      <w:pPr>
        <w:pStyle w:val="2"/>
        <w:widowControl/>
        <w:numPr>
          <w:ilvl w:val="0"/>
          <w:numId w:val="4"/>
        </w:numPr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INT 测试业务流程规范</w:t>
      </w:r>
    </w:p>
    <w:p w14:paraId="4A4F7190" w14:textId="77777777" w:rsidR="00EE6822" w:rsidRDefault="007B79B0">
      <w:pPr>
        <w:rPr>
          <w:rFonts w:ascii="仿宋_GB2312" w:eastAsia="仿宋_GB2312" w:hAnsi="宋体" w:cs="宋体"/>
          <w:b/>
          <w:bCs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b/>
          <w:bCs/>
          <w:color w:val="000000"/>
          <w:kern w:val="0"/>
          <w:sz w:val="28"/>
          <w:szCs w:val="28"/>
          <w:lang w:bidi="ar"/>
        </w:rPr>
        <w:t>2.1 流程图</w:t>
      </w:r>
    </w:p>
    <w:p w14:paraId="64C47CA6" w14:textId="1DA10AAB" w:rsidR="00EE6822" w:rsidRDefault="007B79B0">
      <w:pPr>
        <w:rPr>
          <w:ins w:id="0" w:author="Administrator" w:date="2026-06-30T10:10:00Z"/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del w:id="1" w:author="Administrator" w:date="2026-06-30T10:10:00Z">
        <w:r w:rsidDel="00A5422D">
          <w:rPr>
            <w:noProof/>
          </w:rPr>
          <w:lastRenderedPageBreak/>
          <w:drawing>
            <wp:inline distT="0" distB="0" distL="0" distR="0" wp14:anchorId="4A675169" wp14:editId="7D1EB209">
              <wp:extent cx="5274310" cy="4458335"/>
              <wp:effectExtent l="0" t="0" r="8890" b="12065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4458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commentRangeStart w:id="2"/>
      <w:commentRangeStart w:id="3"/>
      <w:commentRangeEnd w:id="2"/>
      <w:r>
        <w:commentReference w:id="2"/>
      </w:r>
      <w:commentRangeEnd w:id="3"/>
      <w:r w:rsidR="00FF5A5D">
        <w:rPr>
          <w:rStyle w:val="aa"/>
        </w:rPr>
        <w:commentReference w:id="3"/>
      </w:r>
    </w:p>
    <w:p w14:paraId="4622FE4A" w14:textId="31F6DE61" w:rsidR="00A5422D" w:rsidRDefault="00CA1E9F">
      <w:pPr>
        <w:rPr>
          <w:rFonts w:ascii="宋体" w:eastAsia="宋体" w:hAnsi="宋体" w:cs="宋体"/>
          <w:b/>
          <w:bCs/>
          <w:color w:val="000000"/>
          <w:kern w:val="0"/>
          <w:sz w:val="24"/>
          <w:lang w:bidi="ar"/>
        </w:rPr>
      </w:pPr>
      <w:ins w:id="4" w:author="Administrator" w:date="2026-06-30T10:40:00Z">
        <w:r>
          <w:rPr>
            <w:noProof/>
          </w:rPr>
          <w:lastRenderedPageBreak/>
          <w:drawing>
            <wp:inline distT="0" distB="0" distL="0" distR="0" wp14:anchorId="66BE0ACC" wp14:editId="52036EC0">
              <wp:extent cx="5274310" cy="4451350"/>
              <wp:effectExtent l="0" t="0" r="2540" b="6350"/>
              <wp:docPr id="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4451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0EED640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2.2 需求研判与免 INT 测试判定流程</w:t>
      </w:r>
    </w:p>
    <w:p w14:paraId="459E4F4F" w14:textId="6A333AE5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测试团队负责人在接收业务《需求规格说明书》后，第一时间开展需求拆解、风险评估，对照免测判定标准综合研判，满足对应条件的，启动免 INT 测试流程，同步更新全研发平台项目状态为</w:t>
      </w:r>
      <w:r>
        <w:rPr>
          <w:rStyle w:val="a9"/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无需 INT 测试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</w:p>
    <w:p w14:paraId="65555F6A" w14:textId="77777777" w:rsidR="00EE6822" w:rsidRDefault="007B79B0">
      <w:pPr>
        <w:pStyle w:val="4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2.2.1 免 INT 测试判定标准，</w:t>
      </w:r>
      <w:commentRangeStart w:id="5"/>
      <w:commentRangeStart w:id="6"/>
      <w:r>
        <w:rPr>
          <w:rFonts w:ascii="仿宋_GB2312" w:eastAsia="仿宋_GB2312"/>
          <w:color w:val="000000"/>
          <w:sz w:val="28"/>
          <w:szCs w:val="28"/>
        </w:rPr>
        <w:t>满足任一类型即可申请免测</w:t>
      </w:r>
      <w:commentRangeEnd w:id="5"/>
      <w:r>
        <w:commentReference w:id="5"/>
      </w:r>
      <w:commentRangeEnd w:id="6"/>
      <w:r w:rsidR="00FF5A5D">
        <w:rPr>
          <w:rStyle w:val="aa"/>
          <w:rFonts w:asciiTheme="minorHAnsi" w:eastAsiaTheme="minorEastAsia" w:hAnsiTheme="minorHAnsi" w:cstheme="minorBidi" w:hint="default"/>
          <w:b w:val="0"/>
          <w:bCs w:val="0"/>
          <w:kern w:val="2"/>
        </w:rPr>
        <w:commentReference w:id="6"/>
      </w:r>
    </w:p>
    <w:p w14:paraId="173A5DEC" w14:textId="77777777" w:rsidR="00EE6822" w:rsidRDefault="007B79B0">
      <w:pPr>
        <w:widowControl/>
        <w:numPr>
          <w:ilvl w:val="0"/>
          <w:numId w:val="5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功能极简、无业务流转类需求：仅页面信息静态展示、纯文案内容调整、页面提示语优化、静态页面样式微调，不存在新增交互逻辑、业务审批、数据流转等操作；</w:t>
      </w:r>
    </w:p>
    <w:p w14:paraId="3531D63D" w14:textId="77777777" w:rsidR="00EE6822" w:rsidRDefault="007B79B0">
      <w:pPr>
        <w:widowControl/>
        <w:numPr>
          <w:ilvl w:val="0"/>
          <w:numId w:val="5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无业务、数据、资金风险类需求：需求变更不涉及核心业务链路、数据库数据新增 / 修改 / 删除、资金计算、账务流水、客户核心</w:t>
      </w: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信息，变更出错不会引发业务中断、数据错乱、资金损失等次生问题；</w:t>
      </w:r>
    </w:p>
    <w:p w14:paraId="53F4C224" w14:textId="77777777" w:rsidR="00EE6822" w:rsidRDefault="007B79B0">
      <w:pPr>
        <w:widowControl/>
        <w:numPr>
          <w:ilvl w:val="0"/>
          <w:numId w:val="5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资源不足协商免测场景：测试团队现有人员排期饱和，无法调整人力、延期开展测试，经测试团队负责人与需求提交部门充分沟通并达成一致，书面确认由开发人员完成全量自测，可豁免 INT 测试。</w:t>
      </w:r>
    </w:p>
    <w:p w14:paraId="6FC8D311" w14:textId="77777777" w:rsidR="00EE6822" w:rsidRDefault="007B79B0">
      <w:pPr>
        <w:pStyle w:val="4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2.2.2 免测配套</w:t>
      </w:r>
      <w:r w:rsidRPr="00804F22">
        <w:rPr>
          <w:rFonts w:ascii="仿宋_GB2312" w:eastAsia="仿宋_GB2312"/>
          <w:color w:val="000000"/>
          <w:sz w:val="28"/>
          <w:szCs w:val="28"/>
        </w:rPr>
        <w:t>管理要求</w:t>
      </w:r>
    </w:p>
    <w:p w14:paraId="065613E9" w14:textId="40DDA4DC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7"/>
      <w:commentRangeStart w:id="8"/>
      <w:commentRangeStart w:id="9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免测需求需留存沟通记录、免测判定说明文档归档；开发工程师需完整完成功能自测，留存自测记录备查，</w:t>
      </w:r>
      <w:commentRangeEnd w:id="7"/>
      <w:r>
        <w:commentReference w:id="7"/>
      </w:r>
      <w:commentRangeEnd w:id="8"/>
      <w:r w:rsidR="00804F22">
        <w:rPr>
          <w:rStyle w:val="aa"/>
        </w:rPr>
        <w:commentReference w:id="8"/>
      </w:r>
      <w:commentRangeEnd w:id="9"/>
      <w:r w:rsidR="00C7217E">
        <w:rPr>
          <w:rStyle w:val="aa"/>
        </w:rPr>
        <w:commentReference w:id="9"/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若上线后出现问题，由开发团队承担主要责任</w:t>
      </w:r>
      <w:bookmarkStart w:id="10" w:name="OLE_LINK4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。</w:t>
      </w:r>
      <w:bookmarkEnd w:id="10"/>
      <w:del w:id="11" w:author="Administrator" w:date="2026-07-01T16:11:00Z">
        <w:r w:rsidR="00804F22" w:rsidDel="00C7217E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delText>见附件1。</w:delText>
        </w:r>
      </w:del>
    </w:p>
    <w:p w14:paraId="2F46984E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2.3 INT 测试计划编制管理</w:t>
      </w:r>
    </w:p>
    <w:p w14:paraId="424DA6D4" w14:textId="02163622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12"/>
      <w:commentRangeStart w:id="13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经研判需开展 INT 测试的需求，由测试团队负责人统筹推进测试计划编制工作，分两个阶段落地：</w:t>
      </w:r>
      <w:commentRangeEnd w:id="12"/>
      <w:ins w:id="14" w:author="Administrator" w:date="2026-06-30T10:13:00Z">
        <w:r w:rsidR="00A5422D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t>自动化测试平台</w:t>
        </w:r>
      </w:ins>
      <w:ins w:id="15" w:author="Administrator" w:date="2026-06-30T10:14:00Z">
        <w:r w:rsidR="00A5422D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t>计划</w:t>
        </w:r>
      </w:ins>
      <w:ins w:id="16" w:author="Administrator" w:date="2026-06-30T10:13:00Z">
        <w:r w:rsidR="00A5422D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t>填写完毕后，</w:t>
        </w:r>
      </w:ins>
      <w:ins w:id="17" w:author="Administrator" w:date="2026-06-30T10:14:00Z">
        <w:r w:rsidR="00A5422D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t>全研发平台</w:t>
        </w:r>
      </w:ins>
      <w:ins w:id="18" w:author="Administrator" w:date="2026-06-30T10:13:00Z">
        <w:r w:rsidR="00A5422D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t>状态转至测试计划审批环节</w:t>
        </w:r>
      </w:ins>
      <w:r>
        <w:commentReference w:id="12"/>
      </w:r>
      <w:commentRangeEnd w:id="13"/>
      <w:r w:rsidR="004C6A79">
        <w:rPr>
          <w:rStyle w:val="aa"/>
        </w:rPr>
        <w:commentReference w:id="13"/>
      </w:r>
    </w:p>
    <w:p w14:paraId="3805D939" w14:textId="77777777" w:rsidR="00EE6822" w:rsidRDefault="007B79B0">
      <w:pPr>
        <w:widowControl/>
        <w:numPr>
          <w:ilvl w:val="0"/>
          <w:numId w:val="6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测试计划准备阶段：</w:t>
      </w:r>
      <w:bookmarkStart w:id="20" w:name="OLE_LINK10"/>
      <w:r>
        <w:rPr>
          <w:rFonts w:ascii="仿宋_GB2312" w:eastAsia="仿宋_GB2312" w:hint="eastAsia"/>
          <w:color w:val="000000"/>
          <w:sz w:val="28"/>
          <w:szCs w:val="28"/>
        </w:rPr>
        <w:t>测试团队负责人结合团队现有测试人力、并行项目排期、需求复杂度、工作量，初步完成测试排期框架搭建</w:t>
      </w:r>
      <w:bookmarkEnd w:id="20"/>
      <w:r>
        <w:rPr>
          <w:rFonts w:ascii="仿宋_GB2312" w:eastAsia="仿宋_GB2312" w:hint="eastAsia"/>
          <w:color w:val="000000"/>
          <w:sz w:val="28"/>
          <w:szCs w:val="28"/>
        </w:rPr>
        <w:t>，规划测试人力分配、阶段节点、工作内容；</w:t>
      </w:r>
    </w:p>
    <w:p w14:paraId="536B411D" w14:textId="77777777" w:rsidR="00EE6822" w:rsidRDefault="007B79B0">
      <w:pPr>
        <w:widowControl/>
        <w:numPr>
          <w:ilvl w:val="0"/>
          <w:numId w:val="6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测试计划执行阶段：收到开发团队提交的计划提测时间节点后，</w:t>
      </w:r>
      <w:commentRangeStart w:id="21"/>
      <w:commentRangeStart w:id="22"/>
      <w:r>
        <w:rPr>
          <w:rFonts w:ascii="仿宋_GB2312" w:eastAsia="仿宋_GB2312" w:hint="eastAsia"/>
          <w:color w:val="000000"/>
          <w:sz w:val="28"/>
          <w:szCs w:val="28"/>
        </w:rPr>
        <w:t>补充完善计划内提测窗口、冒烟测试、分轮次功能测试、UAT 协同测试、缺陷复测、报告交付等时间节点，形成完整、可落地的《INT 测试实施计划》。</w:t>
      </w:r>
      <w:commentRangeEnd w:id="21"/>
      <w:r>
        <w:commentReference w:id="21"/>
      </w:r>
      <w:commentRangeEnd w:id="22"/>
      <w:r w:rsidR="004C6A79">
        <w:rPr>
          <w:rStyle w:val="aa"/>
        </w:rPr>
        <w:commentReference w:id="22"/>
      </w:r>
    </w:p>
    <w:p w14:paraId="54ADD478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commentRangeStart w:id="23"/>
      <w:commentRangeStart w:id="24"/>
      <w:r>
        <w:rPr>
          <w:rFonts w:ascii="仿宋_GB2312" w:eastAsia="仿宋_GB2312"/>
          <w:color w:val="000000"/>
          <w:sz w:val="28"/>
          <w:szCs w:val="28"/>
        </w:rPr>
        <w:t>2.4 测试计划审批流程</w:t>
      </w:r>
      <w:commentRangeEnd w:id="23"/>
      <w:r>
        <w:commentReference w:id="23"/>
      </w:r>
      <w:commentRangeEnd w:id="24"/>
      <w:r w:rsidR="004C6A79">
        <w:rPr>
          <w:rStyle w:val="aa"/>
          <w:rFonts w:asciiTheme="minorHAnsi" w:eastAsiaTheme="minorEastAsia" w:hAnsiTheme="minorHAnsi" w:cstheme="minorBidi" w:hint="default"/>
          <w:b w:val="0"/>
          <w:bCs w:val="0"/>
          <w:kern w:val="2"/>
        </w:rPr>
        <w:commentReference w:id="24"/>
      </w:r>
    </w:p>
    <w:p w14:paraId="2BBCDEC1" w14:textId="77777777" w:rsidR="00EE6822" w:rsidRDefault="007B79B0">
      <w:pPr>
        <w:widowControl/>
        <w:numPr>
          <w:ilvl w:val="0"/>
          <w:numId w:val="7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计划报审：测试团队负责人完成《INT 测试实施计划》编制、内部自查后，提交至测试总负责人开展审批；</w:t>
      </w:r>
    </w:p>
    <w:p w14:paraId="07BA5FD1" w14:textId="77777777" w:rsidR="00EE6822" w:rsidRDefault="007B79B0">
      <w:pPr>
        <w:widowControl/>
        <w:numPr>
          <w:ilvl w:val="0"/>
          <w:numId w:val="7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审批通过：测试总负责人审核周期、人力安排、测试范围、风险预案全部合理，予以审批通过，项目流转至测试准备环节；</w:t>
      </w:r>
    </w:p>
    <w:p w14:paraId="13FA9644" w14:textId="77777777" w:rsidR="00EE6822" w:rsidRDefault="007B79B0">
      <w:pPr>
        <w:widowControl/>
        <w:numPr>
          <w:ilvl w:val="0"/>
          <w:numId w:val="7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25"/>
      <w:commentRangeStart w:id="26"/>
      <w:r>
        <w:rPr>
          <w:rFonts w:ascii="仿宋_GB2312" w:eastAsia="仿宋_GB2312" w:hint="eastAsia"/>
          <w:color w:val="000000"/>
          <w:sz w:val="28"/>
          <w:szCs w:val="28"/>
        </w:rPr>
        <w:t>审批驳回：若计划存在周期不合理、人力分配失衡、测试范围遗漏、风险未识别等问题，测试总负责人出具书面修改意见，退回测试团队负责人重新评估、修订计划，修订完成后再次报审，直至审批通过。</w:t>
      </w:r>
      <w:commentRangeEnd w:id="25"/>
      <w:r>
        <w:commentReference w:id="25"/>
      </w:r>
      <w:commentRangeEnd w:id="26"/>
      <w:r w:rsidR="004C6A79">
        <w:rPr>
          <w:rStyle w:val="aa"/>
        </w:rPr>
        <w:commentReference w:id="26"/>
      </w:r>
    </w:p>
    <w:p w14:paraId="0F63712B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commentRangeStart w:id="27"/>
      <w:commentRangeStart w:id="28"/>
      <w:r>
        <w:rPr>
          <w:rFonts w:ascii="仿宋_GB2312" w:eastAsia="仿宋_GB2312"/>
          <w:color w:val="000000"/>
          <w:sz w:val="28"/>
          <w:szCs w:val="28"/>
        </w:rPr>
        <w:t>2.5 测试准备工作规范</w:t>
      </w:r>
      <w:commentRangeEnd w:id="27"/>
      <w:r>
        <w:commentReference w:id="27"/>
      </w:r>
      <w:commentRangeEnd w:id="28"/>
      <w:r w:rsidR="004C6A79">
        <w:rPr>
          <w:rStyle w:val="aa"/>
          <w:rFonts w:asciiTheme="minorHAnsi" w:eastAsiaTheme="minorEastAsia" w:hAnsiTheme="minorHAnsi" w:cstheme="minorBidi" w:hint="default"/>
          <w:b w:val="0"/>
          <w:bCs w:val="0"/>
          <w:kern w:val="2"/>
        </w:rPr>
        <w:commentReference w:id="28"/>
      </w:r>
    </w:p>
    <w:p w14:paraId="74F93684" w14:textId="77777777" w:rsidR="00EE6822" w:rsidRDefault="007B79B0">
      <w:pPr>
        <w:widowControl/>
        <w:numPr>
          <w:ilvl w:val="0"/>
          <w:numId w:val="8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29"/>
      <w:commentRangeStart w:id="30"/>
      <w:r>
        <w:rPr>
          <w:rFonts w:ascii="仿宋_GB2312" w:eastAsia="仿宋_GB2312" w:hint="eastAsia"/>
          <w:color w:val="000000"/>
          <w:sz w:val="28"/>
          <w:szCs w:val="28"/>
        </w:rPr>
        <w:t>用例编制：各测试工程师按照测试计划分工，梳理需求业务场景、边界条件、异常场景、正向反向操作，编制标准化 INT 测试用例，用例需包含操作步骤、预期结果、测试数据、风险点；</w:t>
      </w:r>
      <w:commentRangeEnd w:id="29"/>
      <w:r>
        <w:commentReference w:id="29"/>
      </w:r>
      <w:commentRangeEnd w:id="30"/>
      <w:r w:rsidR="004C6A79">
        <w:rPr>
          <w:rStyle w:val="aa"/>
        </w:rPr>
        <w:commentReference w:id="30"/>
      </w:r>
    </w:p>
    <w:p w14:paraId="17AD5320" w14:textId="2C42E895" w:rsidR="00EE6822" w:rsidRDefault="007B79B0">
      <w:pPr>
        <w:widowControl/>
        <w:numPr>
          <w:ilvl w:val="0"/>
          <w:numId w:val="8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32"/>
      <w:commentRangeStart w:id="33"/>
      <w:r>
        <w:rPr>
          <w:rFonts w:ascii="仿宋_GB2312" w:eastAsia="仿宋_GB2312" w:hint="eastAsia"/>
          <w:color w:val="000000"/>
          <w:sz w:val="28"/>
          <w:szCs w:val="28"/>
        </w:rPr>
        <w:t>用例评审：全部测试用例初稿完成后，由测试团队负责人组织评审会议，测试总负责人、对应模块测试工程师、相关开发骨干、业务需求人员按需参会，针对用例完整性、场景覆盖度、逻辑合理性开展评审；</w:t>
      </w:r>
      <w:commentRangeEnd w:id="32"/>
      <w:r>
        <w:commentReference w:id="32"/>
      </w:r>
      <w:commentRangeEnd w:id="33"/>
      <w:r w:rsidR="004C6A79">
        <w:rPr>
          <w:rStyle w:val="aa"/>
        </w:rPr>
        <w:commentReference w:id="33"/>
      </w:r>
      <w:ins w:id="36" w:author="Administrator" w:date="2026-06-30T10:19:00Z">
        <w:r w:rsidR="00A5422D">
          <w:rPr>
            <w:rFonts w:ascii="仿宋_GB2312" w:eastAsia="仿宋_GB2312" w:hint="eastAsia"/>
            <w:color w:val="000000"/>
            <w:sz w:val="28"/>
            <w:szCs w:val="28"/>
          </w:rPr>
          <w:t>评审结果测试</w:t>
        </w:r>
      </w:ins>
      <w:ins w:id="37" w:author="Administrator" w:date="2026-06-30T10:20:00Z">
        <w:r w:rsidR="00022A43">
          <w:rPr>
            <w:rFonts w:ascii="仿宋_GB2312" w:eastAsia="仿宋_GB2312" w:hint="eastAsia"/>
            <w:color w:val="000000"/>
            <w:sz w:val="28"/>
            <w:szCs w:val="28"/>
          </w:rPr>
          <w:t>团队</w:t>
        </w:r>
      </w:ins>
      <w:ins w:id="38" w:author="Administrator" w:date="2026-06-30T10:19:00Z">
        <w:r w:rsidR="00A5422D">
          <w:rPr>
            <w:rFonts w:ascii="仿宋_GB2312" w:eastAsia="仿宋_GB2312" w:hint="eastAsia"/>
            <w:color w:val="000000"/>
            <w:sz w:val="28"/>
            <w:szCs w:val="28"/>
          </w:rPr>
          <w:t>负责人在</w:t>
        </w:r>
      </w:ins>
      <w:ins w:id="39" w:author="Administrator" w:date="2026-06-30T10:17:00Z">
        <w:r w:rsidR="00A5422D">
          <w:rPr>
            <w:rFonts w:ascii="仿宋_GB2312" w:eastAsia="仿宋_GB2312" w:hint="eastAsia"/>
            <w:color w:val="000000"/>
            <w:sz w:val="28"/>
            <w:szCs w:val="28"/>
          </w:rPr>
          <w:t>自动化测试平台填写。</w:t>
        </w:r>
      </w:ins>
    </w:p>
    <w:p w14:paraId="6F5ABF20" w14:textId="6BE600FD" w:rsidR="00EE6822" w:rsidDel="00022A43" w:rsidRDefault="007B79B0">
      <w:pPr>
        <w:widowControl/>
        <w:numPr>
          <w:ilvl w:val="0"/>
          <w:numId w:val="8"/>
        </w:numPr>
        <w:spacing w:line="560" w:lineRule="exact"/>
        <w:ind w:left="0"/>
        <w:jc w:val="left"/>
        <w:rPr>
          <w:del w:id="40" w:author="Administrator" w:date="2026-06-30T10:20:00Z"/>
          <w:rFonts w:ascii="仿宋_GB2312" w:eastAsia="仿宋_GB2312"/>
          <w:color w:val="000000"/>
          <w:sz w:val="28"/>
          <w:szCs w:val="28"/>
        </w:rPr>
      </w:pPr>
      <w:del w:id="41" w:author="Administrator" w:date="2026-06-30T10:20:00Z">
        <w:r w:rsidDel="00022A43">
          <w:rPr>
            <w:rFonts w:ascii="仿宋_GB2312" w:eastAsia="仿宋_GB2312" w:hint="eastAsia"/>
            <w:color w:val="000000"/>
            <w:sz w:val="28"/>
            <w:szCs w:val="28"/>
          </w:rPr>
          <w:delText>整改归档：针对评审提出的修改意见，测试工程师限期完成用例修订，评审通过后的正式用例</w:delText>
        </w:r>
        <w:commentRangeStart w:id="42"/>
        <w:commentRangeStart w:id="43"/>
        <w:r w:rsidDel="00022A43">
          <w:rPr>
            <w:rFonts w:ascii="仿宋_GB2312" w:eastAsia="仿宋_GB2312" w:hint="eastAsia"/>
            <w:color w:val="000000"/>
            <w:sz w:val="28"/>
            <w:szCs w:val="28"/>
          </w:rPr>
          <w:delText>统一归档，</w:delText>
        </w:r>
        <w:commentRangeEnd w:id="42"/>
        <w:r w:rsidDel="00022A43">
          <w:commentReference w:id="42"/>
        </w:r>
        <w:commentRangeEnd w:id="43"/>
        <w:r w:rsidR="001A09C3" w:rsidDel="00022A43">
          <w:rPr>
            <w:rStyle w:val="aa"/>
          </w:rPr>
          <w:commentReference w:id="43"/>
        </w:r>
        <w:r w:rsidDel="00022A43">
          <w:rPr>
            <w:rFonts w:ascii="仿宋_GB2312" w:eastAsia="仿宋_GB2312" w:hint="eastAsia"/>
            <w:color w:val="000000"/>
            <w:sz w:val="28"/>
            <w:szCs w:val="28"/>
          </w:rPr>
          <w:delText>作为后续测试执行唯一依据。</w:delText>
        </w:r>
      </w:del>
    </w:p>
    <w:p w14:paraId="076319ED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2.6 INT 测试执行管理</w:t>
      </w:r>
    </w:p>
    <w:p w14:paraId="7FE650C4" w14:textId="77777777" w:rsidR="00EE6822" w:rsidRDefault="007B79B0">
      <w:pPr>
        <w:widowControl/>
        <w:numPr>
          <w:ilvl w:val="0"/>
          <w:numId w:val="9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44"/>
      <w:commentRangeStart w:id="45"/>
      <w:r>
        <w:rPr>
          <w:rFonts w:ascii="仿宋_GB2312" w:eastAsia="仿宋_GB2312" w:hint="eastAsia"/>
          <w:color w:val="000000"/>
          <w:sz w:val="28"/>
          <w:szCs w:val="28"/>
        </w:rPr>
        <w:t>提测准入：收到开发工程师正式提测通知，且开发完成自测、提测材料齐全（版本包、部署文档、接口说明等）后方可启动测试；</w:t>
      </w:r>
    </w:p>
    <w:p w14:paraId="41B56DD5" w14:textId="7FE85438" w:rsidR="00EE6822" w:rsidRDefault="007B79B0">
      <w:pPr>
        <w:widowControl/>
        <w:numPr>
          <w:ilvl w:val="0"/>
          <w:numId w:val="9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分阶段测试执行：测试工程师依据评审定稿测试用例逐轮开展测试；冒烟测试、分批次功能测试验证通过后，可同步通知业务方启动 UAT 并行测试；</w:t>
      </w:r>
      <w:commentRangeEnd w:id="44"/>
      <w:r>
        <w:commentReference w:id="44"/>
      </w:r>
      <w:commentRangeEnd w:id="45"/>
      <w:r w:rsidR="001A09C3">
        <w:rPr>
          <w:rStyle w:val="aa"/>
        </w:rPr>
        <w:commentReference w:id="45"/>
      </w:r>
    </w:p>
    <w:p w14:paraId="68435D51" w14:textId="77777777" w:rsidR="00EE6822" w:rsidRDefault="007B79B0">
      <w:pPr>
        <w:widowControl/>
        <w:numPr>
          <w:ilvl w:val="0"/>
          <w:numId w:val="9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lastRenderedPageBreak/>
        <w:t>缺陷处置：测试过程中发现功能缺陷、逻辑异常、页面问题，须第一时间</w:t>
      </w:r>
      <w:commentRangeStart w:id="46"/>
      <w:commentRangeStart w:id="47"/>
      <w:r>
        <w:rPr>
          <w:rFonts w:ascii="仿宋_GB2312" w:eastAsia="仿宋_GB2312" w:hint="eastAsia"/>
          <w:color w:val="000000"/>
          <w:sz w:val="28"/>
          <w:szCs w:val="28"/>
        </w:rPr>
        <w:t>登记缺陷台账</w:t>
      </w:r>
      <w:commentRangeEnd w:id="46"/>
      <w:r>
        <w:commentReference w:id="46"/>
      </w:r>
      <w:commentRangeEnd w:id="47"/>
      <w:r w:rsidR="001A09C3">
        <w:rPr>
          <w:rStyle w:val="aa"/>
        </w:rPr>
        <w:commentReference w:id="47"/>
      </w:r>
      <w:r>
        <w:rPr>
          <w:rFonts w:ascii="仿宋_GB2312" w:eastAsia="仿宋_GB2312" w:hint="eastAsia"/>
          <w:color w:val="000000"/>
          <w:sz w:val="28"/>
          <w:szCs w:val="28"/>
        </w:rPr>
        <w:t>并同步推送对应开发工程师，明确缺陷等级、修复时限，全程跟踪修复进度；</w:t>
      </w:r>
    </w:p>
    <w:p w14:paraId="7B5FDD90" w14:textId="77777777" w:rsidR="00EE6822" w:rsidRDefault="007B79B0">
      <w:pPr>
        <w:widowControl/>
        <w:numPr>
          <w:ilvl w:val="0"/>
          <w:numId w:val="9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UAT 协同配合：全量用例首轮 INT 测试执行完毕后，正式通知业务方开展完整 UAT 验收测试，测试团队按需提供配套测试账号、测试数据、环境操作支持，配合业务人员完成验收问题核实。</w:t>
      </w:r>
    </w:p>
    <w:p w14:paraId="27C3E828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2.7 INT 测试交付闭环流程</w:t>
      </w:r>
    </w:p>
    <w:p w14:paraId="21AE1056" w14:textId="77777777" w:rsidR="00EE6822" w:rsidRDefault="007B79B0">
      <w:pPr>
        <w:widowControl/>
        <w:numPr>
          <w:ilvl w:val="0"/>
          <w:numId w:val="10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缺陷清零：所有测试用例执行完成，全部缺陷经开发修复、测试复测验证通过，无遗留未解决缺陷、无延期遗留问题；</w:t>
      </w:r>
    </w:p>
    <w:p w14:paraId="2DB589DC" w14:textId="6AF72154" w:rsidR="00EE6822" w:rsidRDefault="007B79B0">
      <w:pPr>
        <w:widowControl/>
        <w:numPr>
          <w:ilvl w:val="0"/>
          <w:numId w:val="10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材料编制上传：测试工程师整理全套测试资料，由测试团队负责人汇总编制《INT 测试总结报告》，</w:t>
      </w:r>
      <w:commentRangeStart w:id="48"/>
      <w:commentRangeStart w:id="49"/>
      <w:del w:id="50" w:author="Administrator" w:date="2026-06-30T10:06:00Z">
        <w:r w:rsidDel="001A09C3">
          <w:rPr>
            <w:rFonts w:ascii="仿宋_GB2312" w:eastAsia="仿宋_GB2312" w:hint="eastAsia"/>
            <w:color w:val="000000"/>
            <w:sz w:val="28"/>
            <w:szCs w:val="28"/>
          </w:rPr>
          <w:delText>统一上传归档材料，</w:delText>
        </w:r>
        <w:commentRangeEnd w:id="48"/>
        <w:r w:rsidDel="001A09C3">
          <w:commentReference w:id="48"/>
        </w:r>
        <w:commentRangeEnd w:id="49"/>
        <w:r w:rsidR="001A09C3" w:rsidDel="001A09C3">
          <w:rPr>
            <w:rStyle w:val="aa"/>
          </w:rPr>
          <w:commentReference w:id="49"/>
        </w:r>
        <w:r w:rsidDel="001A09C3">
          <w:rPr>
            <w:rFonts w:ascii="仿宋_GB2312" w:eastAsia="仿宋_GB2312" w:hint="eastAsia"/>
            <w:color w:val="000000"/>
            <w:sz w:val="28"/>
            <w:szCs w:val="28"/>
          </w:rPr>
          <w:delText>包含：测试报告、完整执行测试用例、缺陷管理台账、缺陷复测记录表</w:delText>
        </w:r>
      </w:del>
      <w:ins w:id="51" w:author="Administrator" w:date="2026-06-30T10:06:00Z">
        <w:r w:rsidR="001A09C3">
          <w:rPr>
            <w:rFonts w:ascii="仿宋_GB2312" w:eastAsia="仿宋_GB2312" w:hint="eastAsia"/>
            <w:color w:val="000000"/>
            <w:sz w:val="28"/>
            <w:szCs w:val="28"/>
          </w:rPr>
          <w:t>邮件发送本次需求相关责任人</w:t>
        </w:r>
      </w:ins>
      <w:r>
        <w:rPr>
          <w:rFonts w:ascii="仿宋_GB2312" w:eastAsia="仿宋_GB2312" w:hint="eastAsia"/>
          <w:color w:val="000000"/>
          <w:sz w:val="28"/>
          <w:szCs w:val="28"/>
        </w:rPr>
        <w:t>；</w:t>
      </w:r>
    </w:p>
    <w:p w14:paraId="287695DD" w14:textId="45C3785B" w:rsidR="00EE6822" w:rsidRDefault="007B79B0">
      <w:pPr>
        <w:widowControl/>
        <w:numPr>
          <w:ilvl w:val="0"/>
          <w:numId w:val="10"/>
        </w:numPr>
        <w:spacing w:line="560" w:lineRule="exact"/>
        <w:ind w:left="0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平台状态更新：全套资料归档完成、测试工作闭环后，测试团队负责人更新全研发管理平台项目状态为</w:t>
      </w:r>
      <w:r>
        <w:rPr>
          <w:rStyle w:val="a9"/>
          <w:rFonts w:ascii="仿宋_GB2312" w:eastAsia="仿宋_GB2312" w:hint="eastAsia"/>
          <w:b w:val="0"/>
          <w:bCs/>
          <w:color w:val="000000"/>
          <w:sz w:val="28"/>
          <w:szCs w:val="28"/>
        </w:rPr>
        <w:t>测试完成</w:t>
      </w:r>
      <w:r>
        <w:rPr>
          <w:rFonts w:ascii="仿宋_GB2312" w:eastAsia="仿宋_GB2312" w:hint="eastAsia"/>
          <w:color w:val="000000"/>
          <w:sz w:val="28"/>
          <w:szCs w:val="28"/>
        </w:rPr>
        <w:t>，</w:t>
      </w:r>
      <w:commentRangeStart w:id="52"/>
      <w:r>
        <w:rPr>
          <w:rFonts w:ascii="仿宋_GB2312" w:eastAsia="仿宋_GB2312" w:hint="eastAsia"/>
          <w:color w:val="000000"/>
          <w:sz w:val="28"/>
          <w:szCs w:val="28"/>
        </w:rPr>
        <w:t>项目流转至</w:t>
      </w:r>
      <w:ins w:id="53" w:author="Administrator" w:date="2026-06-30T10:06:00Z">
        <w:r w:rsidR="001A09C3">
          <w:rPr>
            <w:rFonts w:ascii="仿宋_GB2312" w:eastAsia="仿宋_GB2312" w:hint="eastAsia"/>
            <w:color w:val="000000"/>
            <w:sz w:val="28"/>
            <w:szCs w:val="28"/>
          </w:rPr>
          <w:t>渗透测试</w:t>
        </w:r>
      </w:ins>
      <w:del w:id="54" w:author="Administrator" w:date="2026-06-30T10:06:00Z">
        <w:r w:rsidDel="001A09C3">
          <w:rPr>
            <w:rFonts w:ascii="仿宋_GB2312" w:eastAsia="仿宋_GB2312" w:hint="eastAsia"/>
            <w:color w:val="000000"/>
            <w:sz w:val="28"/>
            <w:szCs w:val="28"/>
          </w:rPr>
          <w:delText>下一上线</w:delText>
        </w:r>
      </w:del>
      <w:r>
        <w:rPr>
          <w:rFonts w:ascii="仿宋_GB2312" w:eastAsia="仿宋_GB2312" w:hint="eastAsia"/>
          <w:color w:val="000000"/>
          <w:sz w:val="28"/>
          <w:szCs w:val="28"/>
        </w:rPr>
        <w:t>环节。</w:t>
      </w:r>
      <w:commentRangeEnd w:id="52"/>
      <w:r>
        <w:commentReference w:id="52"/>
      </w:r>
    </w:p>
    <w:p w14:paraId="68600A10" w14:textId="77777777" w:rsidR="00EE6822" w:rsidRDefault="007B79B0">
      <w:pPr>
        <w:pStyle w:val="2"/>
        <w:widowControl/>
        <w:spacing w:beforeAutospacing="0" w:afterAutospacing="0" w:line="560" w:lineRule="exact"/>
        <w:jc w:val="center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第三章 各岗位职责规范</w:t>
      </w:r>
    </w:p>
    <w:p w14:paraId="476EEC4B" w14:textId="77777777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表格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6676"/>
      </w:tblGrid>
      <w:tr w:rsidR="00EE6822" w14:paraId="009B98A9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BC2FB" w14:textId="77777777" w:rsidR="00EE6822" w:rsidRDefault="007B79B0">
            <w:pPr>
              <w:widowControl/>
              <w:spacing w:line="560" w:lineRule="exact"/>
              <w:jc w:val="left"/>
              <w:rPr>
                <w:rFonts w:ascii="仿宋_GB2312" w:eastAsia="仿宋_GB2312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岗位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3C079" w14:textId="77777777" w:rsidR="00EE6822" w:rsidRDefault="007B79B0">
            <w:pPr>
              <w:widowControl/>
              <w:spacing w:line="560" w:lineRule="exact"/>
              <w:jc w:val="left"/>
              <w:rPr>
                <w:rFonts w:ascii="仿宋_GB2312" w:eastAsia="仿宋_GB2312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详细岗位职责</w:t>
            </w:r>
          </w:p>
        </w:tc>
      </w:tr>
      <w:tr w:rsidR="00EE6822" w14:paraId="7DC8F7E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C2F6F" w14:textId="77777777" w:rsidR="00EE6822" w:rsidRDefault="007B79B0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测试团队负责人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49D53" w14:textId="77777777" w:rsidR="00EE6822" w:rsidRDefault="007B79B0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接收、拆解《需求规格说明书》，开展需求风险评估，判定是否豁免 INT 测试；</w:t>
            </w:r>
          </w:p>
          <w:p w14:paraId="52446306" w14:textId="77777777" w:rsidR="00EE6822" w:rsidRDefault="007B79B0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统筹测试人力，制定人员排期方案，协调跨部门需求沟通；</w:t>
            </w:r>
          </w:p>
          <w:p w14:paraId="2497D046" w14:textId="146D3B39" w:rsidR="00EE6822" w:rsidRDefault="00DA53B9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ins w:id="55" w:author="Administrator" w:date="2026-06-30T10:32:00Z">
              <w:r>
                <w:rPr>
                  <w:rFonts w:ascii="仿宋_GB2312" w:eastAsia="仿宋_GB2312" w:hAnsi="宋体" w:cs="宋体" w:hint="eastAsia"/>
                  <w:color w:val="000000"/>
                  <w:kern w:val="0"/>
                  <w:sz w:val="18"/>
                  <w:szCs w:val="18"/>
                  <w:lang w:bidi="ar"/>
                </w:rPr>
                <w:t>参与复杂需求</w:t>
              </w:r>
            </w:ins>
            <w:ins w:id="56" w:author="Administrator" w:date="2026-06-30T10:33:00Z">
              <w:r>
                <w:rPr>
                  <w:rFonts w:ascii="仿宋_GB2312" w:eastAsia="仿宋_GB2312" w:hAnsi="宋体" w:cs="宋体" w:hint="eastAsia"/>
                  <w:color w:val="000000"/>
                  <w:kern w:val="0"/>
                  <w:sz w:val="18"/>
                  <w:szCs w:val="18"/>
                  <w:lang w:bidi="ar"/>
                </w:rPr>
                <w:t>的</w:t>
              </w:r>
            </w:ins>
            <w:commentRangeStart w:id="57"/>
            <w:commentRangeStart w:id="58"/>
            <w:del w:id="59" w:author="Administrator" w:date="2026-06-30T10:32:00Z">
              <w:r w:rsidR="007B79B0" w:rsidDel="00DA53B9">
                <w:rPr>
                  <w:rFonts w:ascii="仿宋_GB2312" w:eastAsia="仿宋_GB2312" w:hAnsi="宋体" w:cs="宋体" w:hint="eastAsia"/>
                  <w:color w:val="000000"/>
                  <w:kern w:val="0"/>
                  <w:sz w:val="18"/>
                  <w:szCs w:val="18"/>
                  <w:lang w:bidi="ar"/>
                </w:rPr>
                <w:delText>组织</w:delText>
              </w:r>
            </w:del>
            <w:r w:rsidR="007B79B0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需求</w:t>
            </w:r>
            <w:ins w:id="60" w:author="Administrator" w:date="2026-06-30T10:32:00Z">
              <w:r>
                <w:rPr>
                  <w:rFonts w:ascii="仿宋_GB2312" w:eastAsia="仿宋_GB2312" w:hAnsi="宋体" w:cs="宋体" w:hint="eastAsia"/>
                  <w:color w:val="000000"/>
                  <w:kern w:val="0"/>
                  <w:sz w:val="18"/>
                  <w:szCs w:val="18"/>
                  <w:lang w:bidi="ar"/>
                </w:rPr>
                <w:t>分析</w:t>
              </w:r>
            </w:ins>
            <w:r w:rsidR="007B79B0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评审、</w:t>
            </w:r>
            <w:commentRangeEnd w:id="57"/>
            <w:r w:rsidR="007B79B0">
              <w:commentReference w:id="57"/>
            </w:r>
            <w:commentRangeEnd w:id="58"/>
            <w:r w:rsidR="001A09C3">
              <w:rPr>
                <w:rStyle w:val="aa"/>
              </w:rPr>
              <w:commentReference w:id="58"/>
            </w:r>
            <w:ins w:id="61" w:author="Administrator" w:date="2026-06-30T10:33:00Z">
              <w:r>
                <w:rPr>
                  <w:rFonts w:ascii="仿宋_GB2312" w:eastAsia="仿宋_GB2312" w:hAnsi="宋体" w:cs="宋体" w:hint="eastAsia"/>
                  <w:color w:val="000000"/>
                  <w:kern w:val="0"/>
                  <w:sz w:val="18"/>
                  <w:szCs w:val="18"/>
                  <w:lang w:bidi="ar"/>
                </w:rPr>
                <w:t>组织</w:t>
              </w:r>
            </w:ins>
            <w:r w:rsidR="007B79B0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测试用例评审会议；</w:t>
            </w:r>
          </w:p>
          <w:p w14:paraId="6F1DC0E7" w14:textId="77777777" w:rsidR="00EE6822" w:rsidRDefault="007B79B0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编制、修订《INT 测试实施计划》并报审；</w:t>
            </w:r>
          </w:p>
          <w:p w14:paraId="637E55F4" w14:textId="77777777" w:rsidR="00EE6822" w:rsidRDefault="007B79B0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统筹测试全流程推进，协调测试、开发、业务三方问题；</w:t>
            </w:r>
          </w:p>
          <w:p w14:paraId="00B44B2F" w14:textId="77777777" w:rsidR="00EE6822" w:rsidRDefault="007B79B0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汇总测试资料，编制测试总结报告，更新研发平台项目状态；</w:t>
            </w:r>
          </w:p>
          <w:p w14:paraId="1FB4FFE0" w14:textId="77777777" w:rsidR="00EE6822" w:rsidRDefault="007B79B0">
            <w:pPr>
              <w:widowControl/>
              <w:numPr>
                <w:ilvl w:val="0"/>
                <w:numId w:val="11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紧急需求专项介入，统筹加急测试资源调配。</w:t>
            </w:r>
          </w:p>
        </w:tc>
      </w:tr>
      <w:tr w:rsidR="00EE6822" w14:paraId="2D11D75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A97B2" w14:textId="77777777" w:rsidR="00EE6822" w:rsidRDefault="007B79B0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测试总负责人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A49D3" w14:textId="77777777" w:rsidR="00EE6822" w:rsidRDefault="007B79B0">
            <w:pPr>
              <w:widowControl/>
              <w:numPr>
                <w:ilvl w:val="0"/>
                <w:numId w:val="12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统筹整体测试工作，对接跨团队重大问题沟通协调；</w:t>
            </w:r>
          </w:p>
          <w:p w14:paraId="71EF0C66" w14:textId="77777777" w:rsidR="00EE6822" w:rsidRDefault="007B79B0">
            <w:pPr>
              <w:widowControl/>
              <w:numPr>
                <w:ilvl w:val="0"/>
                <w:numId w:val="12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审核《INT 测试实施计划》，评估测试周期、人力分配合理性，出具审批意见；</w:t>
            </w:r>
          </w:p>
          <w:p w14:paraId="7ABBA2B5" w14:textId="77777777" w:rsidR="00EE6822" w:rsidRDefault="007B79B0">
            <w:pPr>
              <w:widowControl/>
              <w:numPr>
                <w:ilvl w:val="0"/>
                <w:numId w:val="12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把控整体测试质量标准，协调重大、阻塞性缺陷处置；</w:t>
            </w:r>
          </w:p>
          <w:p w14:paraId="0B5DEB20" w14:textId="77777777" w:rsidR="00EE6822" w:rsidRDefault="007B79B0">
            <w:pPr>
              <w:widowControl/>
              <w:numPr>
                <w:ilvl w:val="0"/>
                <w:numId w:val="12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监督各项目 INT 测试流程落地，督导本细则执行。</w:t>
            </w:r>
          </w:p>
        </w:tc>
      </w:tr>
      <w:tr w:rsidR="00EE6822" w14:paraId="636EA07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7FA8C2" w14:textId="77777777" w:rsidR="00EE6822" w:rsidRDefault="007B79B0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测试工程师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9E720" w14:textId="77777777" w:rsidR="00EE6822" w:rsidRDefault="007B79B0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根据分工完成 INT 测试用例编写、修订，参与用例评审；</w:t>
            </w:r>
          </w:p>
          <w:p w14:paraId="4BA4AFDC" w14:textId="77777777" w:rsidR="00EE6822" w:rsidRDefault="007B79B0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严格按照定稿用例开展冒烟测试、全量功能测试；</w:t>
            </w:r>
          </w:p>
          <w:p w14:paraId="07FB60B8" w14:textId="77777777" w:rsidR="00EE6822" w:rsidRDefault="007B79B0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规范提交缺陷，分级记录缺陷信息，跟进开发修复进度，完成缺陷复测；</w:t>
            </w:r>
          </w:p>
          <w:p w14:paraId="51BA257F" w14:textId="77777777" w:rsidR="00EE6822" w:rsidRDefault="007B79B0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配合业务方开展 UAT 测试，提供测试数据、环境操作支撑；</w:t>
            </w:r>
          </w:p>
          <w:p w14:paraId="6D3D4AE2" w14:textId="77777777" w:rsidR="00EE6822" w:rsidRDefault="007B79B0">
            <w:pPr>
              <w:widowControl/>
              <w:numPr>
                <w:ilvl w:val="0"/>
                <w:numId w:val="13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整理个人负责模块测试记录、用例、缺陷台账，归档提交团队负责人。</w:t>
            </w:r>
          </w:p>
        </w:tc>
      </w:tr>
      <w:tr w:rsidR="00EE6822" w14:paraId="29C2B40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0E991F" w14:textId="77777777" w:rsidR="00EE6822" w:rsidRDefault="007B79B0">
            <w:pPr>
              <w:widowControl/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开发工程师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51454" w14:textId="77777777" w:rsidR="00EE6822" w:rsidRDefault="007B79B0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按照需求完成功能开发，提测前完成内部自测，提交完整提测材料；</w:t>
            </w:r>
          </w:p>
          <w:p w14:paraId="58B99ABA" w14:textId="77777777" w:rsidR="00EE6822" w:rsidRDefault="007B79B0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及时接收测试缺陷，按优先级、时限完成缺陷修复；</w:t>
            </w:r>
          </w:p>
          <w:p w14:paraId="6371C4F5" w14:textId="77777777" w:rsidR="00EE6822" w:rsidRDefault="007B79B0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修复完成后推送新版本，配合测试工程师开展缺陷复测；</w:t>
            </w:r>
          </w:p>
          <w:p w14:paraId="1E9DE0B8" w14:textId="77777777" w:rsidR="00EE6822" w:rsidRDefault="007B79B0">
            <w:pPr>
              <w:widowControl/>
              <w:numPr>
                <w:ilvl w:val="0"/>
                <w:numId w:val="14"/>
              </w:numPr>
              <w:spacing w:line="560" w:lineRule="exact"/>
              <w:jc w:val="left"/>
              <w:rPr>
                <w:rFonts w:ascii="仿宋_GB2312" w:eastAsia="仿宋_GB2312"/>
                <w:color w:val="000000"/>
                <w:sz w:val="18"/>
                <w:szCs w:val="18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针对免测需求，完整留存自测记录，保障上线功能稳定。</w:t>
            </w:r>
          </w:p>
        </w:tc>
      </w:tr>
    </w:tbl>
    <w:p w14:paraId="2D8171CC" w14:textId="77777777" w:rsidR="00EE6822" w:rsidRDefault="007B79B0">
      <w:pPr>
        <w:pStyle w:val="2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第四章 附则</w:t>
      </w:r>
    </w:p>
    <w:p w14:paraId="59F75F3F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4.1 资料归档要求</w:t>
      </w:r>
    </w:p>
    <w:p w14:paraId="020DE050" w14:textId="520A38F1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commentRangeStart w:id="62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本细则流程产生的</w:t>
      </w:r>
      <w:del w:id="63" w:author="Administrator" w:date="2026-06-30T10:08:00Z">
        <w:r w:rsidDel="001A09C3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delText>《需求规格说明书》、免测说明、</w:delText>
        </w:r>
      </w:del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测试计划、测试用例、缺陷台账、测试报告、复测记录等电子资料，统一</w:t>
      </w:r>
      <w:del w:id="64" w:author="Administrator" w:date="2026-06-30T10:08:00Z">
        <w:r w:rsidDel="001A09C3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delText>按照公司档案管理规定分类归档</w:delText>
        </w:r>
      </w:del>
      <w:ins w:id="65" w:author="Administrator" w:date="2026-06-30T10:08:00Z">
        <w:r w:rsidR="001A09C3">
          <w:rPr>
            <w:rFonts w:ascii="仿宋_GB2312" w:eastAsia="仿宋_GB2312" w:hAnsi="宋体" w:cs="宋体" w:hint="eastAsia"/>
            <w:color w:val="000000"/>
            <w:kern w:val="0"/>
            <w:sz w:val="28"/>
            <w:szCs w:val="28"/>
            <w:lang w:bidi="ar"/>
          </w:rPr>
          <w:t>保存至自动化测试平台</w:t>
        </w:r>
      </w:ins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，保存期限不少于 3 年，做到全程可追溯。</w:t>
      </w:r>
      <w:commentRangeEnd w:id="62"/>
      <w:r>
        <w:commentReference w:id="62"/>
      </w:r>
    </w:p>
    <w:p w14:paraId="69630A2B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4.2 争议处置机制</w:t>
      </w:r>
    </w:p>
    <w:p w14:paraId="1789FACD" w14:textId="77777777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lastRenderedPageBreak/>
        <w:t>测试流程中出现周期、人力、缺陷责任、免测判定等争议，由测试团队负责人先行内部协调；协调无果上报测试总负责人组织多方会商，形成统一处置结论后执行。</w:t>
      </w:r>
    </w:p>
    <w:p w14:paraId="23675986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4.3 细则修订</w:t>
      </w:r>
    </w:p>
    <w:p w14:paraId="4EE2355B" w14:textId="77777777" w:rsidR="00EE6822" w:rsidRDefault="007B79B0">
      <w:pPr>
        <w:widowControl/>
        <w:spacing w:line="560" w:lineRule="exact"/>
        <w:jc w:val="left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本细则由测试管理部门负责维护、修订，根据公司研发业务模式、平台系统更新情况适时组织修订，修订后正式发文全员执行。</w:t>
      </w:r>
    </w:p>
    <w:p w14:paraId="5725CF6E" w14:textId="77777777" w:rsidR="00EE6822" w:rsidRDefault="007B79B0">
      <w:pPr>
        <w:pStyle w:val="3"/>
        <w:widowControl/>
        <w:spacing w:beforeAutospacing="0" w:afterAutospacing="0" w:line="560" w:lineRule="exact"/>
        <w:rPr>
          <w:rFonts w:ascii="仿宋_GB2312" w:eastAsia="仿宋_GB2312" w:hint="default"/>
          <w:color w:val="000000"/>
          <w:sz w:val="28"/>
          <w:szCs w:val="28"/>
        </w:rPr>
      </w:pPr>
      <w:r>
        <w:rPr>
          <w:rFonts w:ascii="仿宋_GB2312" w:eastAsia="仿宋_GB2312"/>
          <w:color w:val="000000"/>
          <w:sz w:val="28"/>
          <w:szCs w:val="28"/>
        </w:rPr>
        <w:t>4.4 生效日期</w:t>
      </w:r>
    </w:p>
    <w:p w14:paraId="609393F6" w14:textId="69D9FEDE" w:rsidR="00EE6822" w:rsidRDefault="007B79B0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本 INT 测试管理细则自发布之日起正式施行，原有相关测试管理规定与本细则不一致的，以本细则为准。</w:t>
      </w:r>
    </w:p>
    <w:p w14:paraId="6B136FB9" w14:textId="63B20DAE" w:rsidR="00804F22" w:rsidRDefault="00804F22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</w:p>
    <w:p w14:paraId="40C3C79E" w14:textId="31CDD875" w:rsidR="00804F22" w:rsidRDefault="00804F22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</w:p>
    <w:p w14:paraId="40F5D519" w14:textId="64545F69" w:rsidR="00804F22" w:rsidRDefault="00804F22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附件1：</w:t>
      </w:r>
      <w:r w:rsidRPr="00804F2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系统需求INT免测说明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：</w:t>
      </w:r>
    </w:p>
    <w:p w14:paraId="13DD1ED5" w14:textId="4CBD48EB" w:rsidR="008A1FDB" w:rsidRDefault="008A1FDB">
      <w:pPr>
        <w:widowControl/>
        <w:spacing w:line="560" w:lineRule="exact"/>
        <w:jc w:val="left"/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与需求部门沟通一致，本需求不涉及I</w:t>
      </w:r>
      <w:r>
        <w:rPr>
          <w:rFonts w:ascii="仿宋_GB2312" w:eastAsia="仿宋_GB2312" w:hAnsi="宋体" w:cs="宋体"/>
          <w:color w:val="000000"/>
          <w:kern w:val="0"/>
          <w:sz w:val="28"/>
          <w:szCs w:val="28"/>
          <w:lang w:bidi="ar"/>
        </w:rPr>
        <w:t>NT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lang w:bidi="ar"/>
        </w:rPr>
        <w:t>测试，详情见下表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8A1FDB" w:rsidRPr="008A1FDB" w14:paraId="262197D5" w14:textId="77777777" w:rsidTr="008A1FDB">
        <w:tc>
          <w:tcPr>
            <w:tcW w:w="1271" w:type="dxa"/>
          </w:tcPr>
          <w:p w14:paraId="538912DA" w14:textId="397F6E87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系统名称</w:t>
            </w:r>
          </w:p>
        </w:tc>
        <w:tc>
          <w:tcPr>
            <w:tcW w:w="7025" w:type="dxa"/>
          </w:tcPr>
          <w:p w14:paraId="309D85C5" w14:textId="3AC134B5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bookmarkStart w:id="66" w:name="OLE_LINK5"/>
            <w:r w:rsidRPr="008A1FD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与全研发平台系统名称保持一致</w:t>
            </w:r>
            <w:bookmarkEnd w:id="66"/>
          </w:p>
        </w:tc>
      </w:tr>
      <w:tr w:rsidR="008A1FDB" w14:paraId="62096167" w14:textId="77777777" w:rsidTr="008A1FDB">
        <w:tc>
          <w:tcPr>
            <w:tcW w:w="1271" w:type="dxa"/>
          </w:tcPr>
          <w:p w14:paraId="71CA81DF" w14:textId="65C998BB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需求编号</w:t>
            </w:r>
          </w:p>
        </w:tc>
        <w:tc>
          <w:tcPr>
            <w:tcW w:w="7025" w:type="dxa"/>
          </w:tcPr>
          <w:p w14:paraId="52BE1A72" w14:textId="79EB53EC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与全研发平台系统名称保持一致</w:t>
            </w:r>
          </w:p>
        </w:tc>
      </w:tr>
      <w:tr w:rsidR="008A1FDB" w14:paraId="2F76FFBC" w14:textId="77777777" w:rsidTr="008A1FDB">
        <w:tc>
          <w:tcPr>
            <w:tcW w:w="1271" w:type="dxa"/>
          </w:tcPr>
          <w:p w14:paraId="1CEA8C07" w14:textId="06BE5EBE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需求简述</w:t>
            </w:r>
          </w:p>
        </w:tc>
        <w:tc>
          <w:tcPr>
            <w:tcW w:w="7025" w:type="dxa"/>
          </w:tcPr>
          <w:p w14:paraId="5DFF8AA7" w14:textId="77777777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8A1FDB" w14:paraId="77678C30" w14:textId="77777777" w:rsidTr="008A1FDB">
        <w:tc>
          <w:tcPr>
            <w:tcW w:w="1271" w:type="dxa"/>
          </w:tcPr>
          <w:p w14:paraId="033DABB0" w14:textId="009CE825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关联人员</w:t>
            </w:r>
          </w:p>
        </w:tc>
        <w:tc>
          <w:tcPr>
            <w:tcW w:w="7025" w:type="dxa"/>
          </w:tcPr>
          <w:p w14:paraId="0E809F2F" w14:textId="3582748C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部门+姓名</w:t>
            </w:r>
          </w:p>
        </w:tc>
      </w:tr>
      <w:tr w:rsidR="008A1FDB" w14:paraId="01B2C19F" w14:textId="77777777" w:rsidTr="008A1FDB">
        <w:trPr>
          <w:trHeight w:val="3857"/>
        </w:trPr>
        <w:tc>
          <w:tcPr>
            <w:tcW w:w="1271" w:type="dxa"/>
            <w:vAlign w:val="center"/>
          </w:tcPr>
          <w:p w14:paraId="53E36B9F" w14:textId="617D256D" w:rsidR="008A1FDB" w:rsidRPr="008A1FDB" w:rsidRDefault="008A1FDB">
            <w:pPr>
              <w:widowControl/>
              <w:spacing w:line="560" w:lineRule="exact"/>
              <w:jc w:val="left"/>
              <w:rPr>
                <w:rFonts w:ascii="仿宋_GB2312" w:eastAsia="仿宋_GB2312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8A1FDB">
              <w:rPr>
                <w:rFonts w:ascii="仿宋_GB2312" w:eastAsia="仿宋_GB2312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免测说明</w:t>
            </w:r>
          </w:p>
        </w:tc>
        <w:tc>
          <w:tcPr>
            <w:tcW w:w="7025" w:type="dxa"/>
          </w:tcPr>
          <w:p w14:paraId="56A48C9A" w14:textId="4DBD101A" w:rsidR="008A1FDB" w:rsidRPr="008A1FDB" w:rsidRDefault="008A1FDB" w:rsidP="008A1FDB">
            <w:pPr>
              <w:widowControl/>
              <w:spacing w:line="560" w:lineRule="exact"/>
              <w:jc w:val="left"/>
              <w:rPr>
                <w:rFonts w:ascii="仿宋_GB2312" w:eastAsia="仿宋_GB2312"/>
                <w:i/>
                <w:iCs/>
                <w:sz w:val="28"/>
                <w:szCs w:val="28"/>
              </w:rPr>
            </w:pPr>
            <w:r w:rsidRPr="008A1FDB">
              <w:rPr>
                <w:rFonts w:ascii="仿宋_GB2312" w:eastAsia="仿宋_GB2312" w:hAnsi="宋体" w:cs="宋体" w:hint="eastAsia"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详细阐述免测原因</w:t>
            </w:r>
          </w:p>
        </w:tc>
      </w:tr>
    </w:tbl>
    <w:p w14:paraId="3360BFBC" w14:textId="77777777" w:rsidR="00804F22" w:rsidRDefault="00804F22">
      <w:pPr>
        <w:widowControl/>
        <w:spacing w:line="560" w:lineRule="exact"/>
        <w:jc w:val="left"/>
        <w:rPr>
          <w:rFonts w:ascii="仿宋_GB2312" w:eastAsia="仿宋_GB2312"/>
          <w:sz w:val="28"/>
          <w:szCs w:val="28"/>
        </w:rPr>
      </w:pPr>
    </w:p>
    <w:sectPr w:rsidR="00804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z" w:date="2026-06-29T10:50:00Z" w:initials="">
    <w:p w14:paraId="4A29B743" w14:textId="77777777" w:rsidR="00EE6822" w:rsidRDefault="007B79B0">
      <w:pPr>
        <w:pStyle w:val="a3"/>
        <w:numPr>
          <w:ilvl w:val="0"/>
          <w:numId w:val="1"/>
        </w:numPr>
      </w:pPr>
      <w:r>
        <w:rPr>
          <w:rFonts w:hint="eastAsia"/>
        </w:rPr>
        <w:t>测试经理的“计划测试准备”阶段下一步是“计划测试执行”吗？是否需要增加流程线？</w:t>
      </w:r>
    </w:p>
    <w:p w14:paraId="6F43CE10" w14:textId="77777777" w:rsidR="00EE6822" w:rsidRDefault="007B79B0">
      <w:pPr>
        <w:pStyle w:val="a3"/>
        <w:numPr>
          <w:ilvl w:val="0"/>
          <w:numId w:val="1"/>
        </w:numPr>
      </w:pPr>
      <w:r>
        <w:rPr>
          <w:rFonts w:hint="eastAsia"/>
        </w:rPr>
        <w:t>测试工程师的“用例评审”阶段下一步是“测试执行”吗</w:t>
      </w:r>
      <w:r>
        <w:rPr>
          <w:rFonts w:hint="eastAsia"/>
        </w:rPr>
        <w:t>?</w:t>
      </w:r>
      <w:r>
        <w:rPr>
          <w:rFonts w:hint="eastAsia"/>
        </w:rPr>
        <w:t>是否需要增加流程线？</w:t>
      </w:r>
    </w:p>
  </w:comment>
  <w:comment w:id="3" w:author="Administrator" w:date="2026-06-30T09:19:00Z" w:initials="A">
    <w:p w14:paraId="3FC23936" w14:textId="0DAA5EE3" w:rsidR="00FF5A5D" w:rsidRDefault="00FF5A5D">
      <w:pPr>
        <w:pStyle w:val="a3"/>
      </w:pPr>
      <w:r>
        <w:rPr>
          <w:rStyle w:val="aa"/>
        </w:rPr>
        <w:annotationRef/>
      </w:r>
      <w:r>
        <w:rPr>
          <w:rFonts w:hint="eastAsia"/>
        </w:rPr>
        <w:t>1</w:t>
      </w:r>
      <w:r>
        <w:t>.</w:t>
      </w:r>
      <w:r>
        <w:rPr>
          <w:rFonts w:hint="eastAsia"/>
        </w:rPr>
        <w:t>计划测试准备和计划测试执行是一个模块，都为测试计划，但计划测试执行前置条件需要计划提测时间，不需要增加</w:t>
      </w:r>
    </w:p>
    <w:p w14:paraId="1AE1D735" w14:textId="6AD7009C" w:rsidR="00FF5A5D" w:rsidRDefault="00FF5A5D">
      <w:pPr>
        <w:pStyle w:val="a3"/>
      </w:pPr>
      <w:r>
        <w:t>2.</w:t>
      </w:r>
      <w:r>
        <w:rPr>
          <w:rFonts w:hint="eastAsia"/>
        </w:rPr>
        <w:t>用例评审后到测试执行之间会有空窗期，这部分时间不统计测试工作量，不需要增加流程线。</w:t>
      </w:r>
    </w:p>
  </w:comment>
  <w:comment w:id="5" w:author="z" w:date="2026-06-29T10:30:00Z" w:initials="">
    <w:p w14:paraId="0388EEEE" w14:textId="77777777" w:rsidR="00EE6822" w:rsidRDefault="007B79B0">
      <w:pPr>
        <w:pStyle w:val="a3"/>
      </w:pPr>
      <w:r>
        <w:rPr>
          <w:rFonts w:hint="eastAsia"/>
        </w:rPr>
        <w:t>和</w:t>
      </w:r>
      <w:r>
        <w:rPr>
          <w:rFonts w:hint="eastAsia"/>
        </w:rPr>
        <w:t>2.2</w:t>
      </w:r>
      <w:r>
        <w:rPr>
          <w:rFonts w:hint="eastAsia"/>
        </w:rPr>
        <w:t>“满足全部对应条件”矛盾。</w:t>
      </w:r>
    </w:p>
  </w:comment>
  <w:comment w:id="6" w:author="Administrator" w:date="2026-06-30T09:24:00Z" w:initials="A">
    <w:p w14:paraId="553F5BC7" w14:textId="4D6C4ADA" w:rsidR="00FF5A5D" w:rsidRDefault="00FF5A5D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删除了</w:t>
      </w:r>
      <w:r>
        <w:rPr>
          <w:rFonts w:hint="eastAsia"/>
        </w:rPr>
        <w:t>2</w:t>
      </w:r>
      <w:r>
        <w:t>.2</w:t>
      </w:r>
      <w:r>
        <w:rPr>
          <w:rFonts w:hint="eastAsia"/>
        </w:rPr>
        <w:t>全部</w:t>
      </w:r>
    </w:p>
  </w:comment>
  <w:comment w:id="7" w:author="z" w:date="2026-06-29T10:42:00Z" w:initials="">
    <w:p w14:paraId="2BBEB09E" w14:textId="77777777" w:rsidR="00EE6822" w:rsidRDefault="007B79B0">
      <w:pPr>
        <w:pStyle w:val="a3"/>
      </w:pPr>
      <w:r>
        <w:rPr>
          <w:rFonts w:hint="eastAsia"/>
        </w:rPr>
        <w:t>1</w:t>
      </w:r>
      <w:r>
        <w:rPr>
          <w:rFonts w:hint="eastAsia"/>
        </w:rPr>
        <w:t>、免测沟通记录、免测判定说明文档、自测记录有统一固定模板吗？</w:t>
      </w:r>
    </w:p>
    <w:p w14:paraId="646DA210" w14:textId="77777777" w:rsidR="00EE6822" w:rsidRDefault="007B79B0">
      <w:pPr>
        <w:pStyle w:val="a3"/>
      </w:pPr>
      <w:r>
        <w:rPr>
          <w:rFonts w:hint="eastAsia"/>
        </w:rPr>
        <w:t>2</w:t>
      </w:r>
      <w:r>
        <w:rPr>
          <w:rFonts w:hint="eastAsia"/>
        </w:rPr>
        <w:t>、文档留存路径未说明。</w:t>
      </w:r>
      <w:r>
        <w:rPr>
          <w:rFonts w:ascii="宋体" w:eastAsia="宋体" w:hAnsi="宋体" w:cs="宋体" w:hint="eastAsia"/>
          <w:sz w:val="24"/>
        </w:rPr>
        <w:t>（若在后面统一说明可忽略此批注。）</w:t>
      </w:r>
    </w:p>
  </w:comment>
  <w:comment w:id="8" w:author="Administrator" w:date="2026-06-30T09:35:00Z" w:initials="A">
    <w:p w14:paraId="06007A8D" w14:textId="7FCD6A6B" w:rsidR="00804F22" w:rsidRDefault="00804F22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我加个附件</w:t>
      </w:r>
    </w:p>
  </w:comment>
  <w:comment w:id="9" w:author="Administrator" w:date="2026-07-01T16:09:00Z" w:initials="A">
    <w:p w14:paraId="178A948A" w14:textId="2A04854B" w:rsidR="00C7217E" w:rsidRDefault="00C7217E">
      <w:pPr>
        <w:pStyle w:val="a3"/>
        <w:rPr>
          <w:rFonts w:hint="eastAsia"/>
        </w:rPr>
      </w:pPr>
      <w:r>
        <w:rPr>
          <w:rStyle w:val="aa"/>
        </w:rPr>
        <w:annotationRef/>
      </w:r>
      <w:r>
        <w:rPr>
          <w:rFonts w:hint="eastAsia"/>
        </w:rPr>
        <w:t>跟开发沟通，免测通过消息队列传输文字，不用附件了，开发这边自测我们管不了，估计难成固定模板</w:t>
      </w:r>
    </w:p>
  </w:comment>
  <w:comment w:id="12" w:author="z" w:date="2026-06-29T14:04:00Z" w:initials="">
    <w:p w14:paraId="3ADB0F47" w14:textId="77777777" w:rsidR="00EE6822" w:rsidRDefault="007B79B0">
      <w:pPr>
        <w:pStyle w:val="a3"/>
      </w:pPr>
      <w:r>
        <w:rPr>
          <w:rFonts w:hint="eastAsia"/>
        </w:rPr>
        <w:t>在哪个平台体现需要</w:t>
      </w:r>
      <w:r>
        <w:rPr>
          <w:rFonts w:hint="eastAsia"/>
        </w:rPr>
        <w:t xml:space="preserve">INT </w:t>
      </w:r>
      <w:r>
        <w:rPr>
          <w:rFonts w:hint="eastAsia"/>
        </w:rPr>
        <w:t>测试的状态？操作后的状态变化是什么？</w:t>
      </w:r>
    </w:p>
    <w:p w14:paraId="51AC4426" w14:textId="77777777" w:rsidR="00EE6822" w:rsidRDefault="00EE6822">
      <w:pPr>
        <w:pStyle w:val="a3"/>
        <w:rPr>
          <w:rFonts w:eastAsia="仿宋_GB2312"/>
        </w:rPr>
      </w:pPr>
    </w:p>
  </w:comment>
  <w:comment w:id="13" w:author="Administrator" w:date="2026-06-30T09:51:00Z" w:initials="A">
    <w:p w14:paraId="0431757D" w14:textId="13423826" w:rsidR="004C6A79" w:rsidRDefault="004C6A79">
      <w:pPr>
        <w:pStyle w:val="a3"/>
      </w:pPr>
      <w:r>
        <w:rPr>
          <w:rStyle w:val="aa"/>
        </w:rPr>
        <w:annotationRef/>
      </w:r>
      <w:r>
        <w:rPr>
          <w:rFonts w:hint="eastAsia"/>
        </w:rPr>
        <w:t>需自动化测试平台改造对接，这个还得跟全研发开发开会进行对接事宜，能实现我写需求。</w:t>
      </w:r>
      <w:bookmarkStart w:id="19" w:name="OLE_LINK9"/>
      <w:r w:rsidR="00A5422D">
        <w:rPr>
          <w:rFonts w:hint="eastAsia"/>
        </w:rPr>
        <w:t>状态统一为测试计划</w:t>
      </w:r>
      <w:bookmarkEnd w:id="19"/>
    </w:p>
  </w:comment>
  <w:comment w:id="21" w:author="z" w:date="2026-06-29T14:47:00Z" w:initials="">
    <w:p w14:paraId="4FC55DF5" w14:textId="77777777" w:rsidR="00EE6822" w:rsidRDefault="007B79B0">
      <w:pPr>
        <w:pStyle w:val="a3"/>
      </w:pPr>
      <w:r>
        <w:rPr>
          <w:rFonts w:hint="eastAsia"/>
        </w:rPr>
        <w:t>在哪个平台操作？操作后状态是否有变化？</w:t>
      </w:r>
    </w:p>
    <w:p w14:paraId="3B9E1958" w14:textId="77777777" w:rsidR="00EE6822" w:rsidRDefault="00EE6822">
      <w:pPr>
        <w:pStyle w:val="a3"/>
      </w:pPr>
    </w:p>
  </w:comment>
  <w:comment w:id="22" w:author="Administrator" w:date="2026-06-30T09:53:00Z" w:initials="A">
    <w:p w14:paraId="647D6766" w14:textId="788A08C3" w:rsidR="004C6A79" w:rsidRDefault="004C6A79">
      <w:pPr>
        <w:pStyle w:val="a3"/>
      </w:pPr>
      <w:r>
        <w:rPr>
          <w:rStyle w:val="aa"/>
        </w:rPr>
        <w:annotationRef/>
      </w:r>
      <w:r>
        <w:rPr>
          <w:rFonts w:hint="eastAsia"/>
        </w:rPr>
        <w:t>需自动化测试平台改造对接，这个还得跟全研发开发开会进行对接事宜，能实现我写需求。</w:t>
      </w:r>
      <w:r w:rsidR="00A5422D">
        <w:rPr>
          <w:rFonts w:hint="eastAsia"/>
        </w:rPr>
        <w:t>状态统一为测试计划</w:t>
      </w:r>
    </w:p>
  </w:comment>
  <w:comment w:id="23" w:author="z" w:date="2026-06-29T14:05:00Z" w:initials="">
    <w:p w14:paraId="369FFD6D" w14:textId="77777777" w:rsidR="00EE6822" w:rsidRDefault="007B79B0">
      <w:pPr>
        <w:pStyle w:val="a3"/>
      </w:pPr>
      <w:r>
        <w:rPr>
          <w:rFonts w:hint="eastAsia"/>
        </w:rPr>
        <w:t>在哪个平台操作？</w:t>
      </w:r>
    </w:p>
  </w:comment>
  <w:comment w:id="24" w:author="Administrator" w:date="2026-06-30T09:53:00Z" w:initials="A">
    <w:p w14:paraId="37DB7FCF" w14:textId="3C6EB60F" w:rsidR="004C6A79" w:rsidRDefault="004C6A79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全研发平台操作</w:t>
      </w:r>
    </w:p>
  </w:comment>
  <w:comment w:id="25" w:author="z" w:date="2026-06-29T11:09:00Z" w:initials="">
    <w:p w14:paraId="4CA777B8" w14:textId="77777777" w:rsidR="00EE6822" w:rsidRDefault="007B79B0">
      <w:pPr>
        <w:pStyle w:val="a3"/>
      </w:pPr>
      <w:r>
        <w:rPr>
          <w:rFonts w:hint="eastAsia"/>
        </w:rPr>
        <w:t>流程图没有体现“审批驳回”流程走向。</w:t>
      </w:r>
    </w:p>
  </w:comment>
  <w:comment w:id="26" w:author="Administrator" w:date="2026-06-30T09:54:00Z" w:initials="A">
    <w:p w14:paraId="7E4B2035" w14:textId="29B30169" w:rsidR="004C6A79" w:rsidRDefault="004C6A79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</w:t>
      </w:r>
      <w:r w:rsidR="00A5422D">
        <w:rPr>
          <w:rFonts w:hint="eastAsia"/>
        </w:rPr>
        <w:t>在流程图</w:t>
      </w:r>
      <w:r>
        <w:rPr>
          <w:rFonts w:hint="eastAsia"/>
        </w:rPr>
        <w:t>加一条走向</w:t>
      </w:r>
    </w:p>
  </w:comment>
  <w:comment w:id="27" w:author="z" w:date="2026-06-29T13:34:00Z" w:initials="">
    <w:p w14:paraId="71D9CC75" w14:textId="77777777" w:rsidR="00EE6822" w:rsidRDefault="007B79B0">
      <w:pPr>
        <w:pStyle w:val="a3"/>
      </w:pPr>
      <w:r>
        <w:rPr>
          <w:rFonts w:hint="eastAsia"/>
        </w:rPr>
        <w:t>缺少测试人员需求分析环节工作内容。</w:t>
      </w:r>
    </w:p>
  </w:comment>
  <w:comment w:id="28" w:author="Administrator" w:date="2026-06-30T09:55:00Z" w:initials="A">
    <w:p w14:paraId="4DF05E0C" w14:textId="18CFE051" w:rsidR="004C6A79" w:rsidRDefault="004C6A79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测试一般都是简单分析评估计划时间节点，实际是边分析边写用例</w:t>
      </w:r>
    </w:p>
  </w:comment>
  <w:comment w:id="29" w:author="z" w:date="2026-06-29T11:16:00Z" w:initials="">
    <w:p w14:paraId="0FB674CF" w14:textId="77777777" w:rsidR="00EE6822" w:rsidRDefault="007B79B0">
      <w:pPr>
        <w:pStyle w:val="a3"/>
        <w:numPr>
          <w:ilvl w:val="0"/>
          <w:numId w:val="2"/>
        </w:num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测试用例有无统一标准化模板？</w:t>
      </w:r>
    </w:p>
    <w:p w14:paraId="7B07F654" w14:textId="77777777" w:rsidR="00EE6822" w:rsidRDefault="007B79B0">
      <w:pPr>
        <w:pStyle w:val="a3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是否需要上传测试用例，</w:t>
      </w:r>
      <w:r>
        <w:rPr>
          <w:rFonts w:hint="eastAsia"/>
        </w:rPr>
        <w:t>在哪个平台操作，操作后状态是否有变化？</w:t>
      </w:r>
    </w:p>
  </w:comment>
  <w:comment w:id="30" w:author="Administrator" w:date="2026-06-30T09:56:00Z" w:initials="A">
    <w:p w14:paraId="79DD32C7" w14:textId="740ED2DE" w:rsidR="004C6A79" w:rsidRDefault="004C6A79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没有统一模板，各测试团队根据自身测试情况在自动化测试平台自定义用例模板，也是上传至自动化测试平台，上传没变化，</w:t>
      </w:r>
      <w:bookmarkStart w:id="31" w:name="OLE_LINK6"/>
      <w:r>
        <w:rPr>
          <w:rFonts w:hint="eastAsia"/>
        </w:rPr>
        <w:t>全研发状态统一为测试中。</w:t>
      </w:r>
    </w:p>
    <w:bookmarkEnd w:id="31"/>
  </w:comment>
  <w:comment w:id="32" w:author="z" w:date="2026-06-29T14:07:00Z" w:initials="">
    <w:p w14:paraId="0C4D9344" w14:textId="77777777" w:rsidR="00EE6822" w:rsidRDefault="007B79B0">
      <w:pPr>
        <w:pStyle w:val="a3"/>
      </w:pPr>
      <w:r>
        <w:rPr>
          <w:rFonts w:hint="eastAsia"/>
        </w:rPr>
        <w:t>是否有需要上传的评审会议文件，在哪个平台操作，操作后状态是否有变化？</w:t>
      </w:r>
    </w:p>
  </w:comment>
  <w:comment w:id="33" w:author="Administrator" w:date="2026-06-30T09:59:00Z" w:initials="A">
    <w:p w14:paraId="7C8844EF" w14:textId="3919D61B" w:rsidR="001A09C3" w:rsidRDefault="004C6A79" w:rsidP="001A09C3">
      <w:pPr>
        <w:pStyle w:val="a3"/>
      </w:pPr>
      <w:r>
        <w:rPr>
          <w:rStyle w:val="aa"/>
        </w:rPr>
        <w:annotationRef/>
      </w:r>
      <w:r w:rsidR="001A09C3">
        <w:rPr>
          <w:rFonts w:hint="eastAsia"/>
        </w:rPr>
        <w:t>自动化测试平台记录评审</w:t>
      </w:r>
      <w:r>
        <w:rPr>
          <w:rFonts w:hint="eastAsia"/>
        </w:rPr>
        <w:t>时间</w:t>
      </w:r>
      <w:r w:rsidR="001A09C3">
        <w:rPr>
          <w:rFonts w:hint="eastAsia"/>
        </w:rPr>
        <w:t>和人员。</w:t>
      </w:r>
      <w:bookmarkStart w:id="34" w:name="OLE_LINK7"/>
      <w:bookmarkStart w:id="35" w:name="OLE_LINK8"/>
      <w:r w:rsidR="001A09C3">
        <w:rPr>
          <w:rFonts w:hint="eastAsia"/>
        </w:rPr>
        <w:t>全研发状态还是统一为测试中。</w:t>
      </w:r>
      <w:bookmarkEnd w:id="34"/>
    </w:p>
    <w:bookmarkEnd w:id="35"/>
    <w:p w14:paraId="77BC7539" w14:textId="12C98D7F" w:rsidR="004C6A79" w:rsidRPr="001A09C3" w:rsidRDefault="004C6A79">
      <w:pPr>
        <w:pStyle w:val="a3"/>
      </w:pPr>
    </w:p>
  </w:comment>
  <w:comment w:id="42" w:author="z" w:date="2026-06-29T13:38:00Z" w:initials="">
    <w:p w14:paraId="65F886CF" w14:textId="77777777" w:rsidR="00EE6822" w:rsidRDefault="007B79B0">
      <w:pPr>
        <w:pStyle w:val="a3"/>
        <w:rPr>
          <w:rFonts w:ascii="宋体" w:eastAsia="宋体" w:hAnsi="宋体" w:cs="宋体"/>
          <w:sz w:val="24"/>
        </w:rPr>
      </w:pPr>
      <w:r>
        <w:rPr>
          <w:rFonts w:hint="eastAsia"/>
        </w:rPr>
        <w:t>归档路径是？</w:t>
      </w:r>
      <w:r>
        <w:rPr>
          <w:rFonts w:ascii="宋体" w:eastAsia="宋体" w:hAnsi="宋体" w:cs="宋体" w:hint="eastAsia"/>
          <w:sz w:val="24"/>
        </w:rPr>
        <w:t>（若在后面统一说明可忽略此批注。）</w:t>
      </w:r>
    </w:p>
    <w:p w14:paraId="14A809E4" w14:textId="77777777" w:rsidR="00EE6822" w:rsidRDefault="00EE6822">
      <w:pPr>
        <w:pStyle w:val="a3"/>
      </w:pPr>
    </w:p>
  </w:comment>
  <w:comment w:id="43" w:author="Administrator" w:date="2026-06-30T10:00:00Z" w:initials="A">
    <w:p w14:paraId="01413C22" w14:textId="03108A3B" w:rsidR="001A09C3" w:rsidRDefault="001A09C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自动化测试平台有存档</w:t>
      </w:r>
      <w:r w:rsidR="00022A43">
        <w:rPr>
          <w:rFonts w:hint="eastAsia"/>
        </w:rPr>
        <w:t>，但能删能改，无意义。厂商改不了。此条删了</w:t>
      </w:r>
    </w:p>
  </w:comment>
  <w:comment w:id="44" w:author="z" w:date="2026-06-29T15:04:00Z" w:initials="">
    <w:p w14:paraId="2611F8C0" w14:textId="77777777" w:rsidR="00EE6822" w:rsidRDefault="007B79B0">
      <w:pPr>
        <w:pStyle w:val="a3"/>
      </w:pPr>
      <w:r>
        <w:rPr>
          <w:rFonts w:hint="eastAsia"/>
        </w:rPr>
        <w:t>在哪个平台操作？操作后状态是否有变化？</w:t>
      </w:r>
    </w:p>
  </w:comment>
  <w:comment w:id="45" w:author="Administrator" w:date="2026-06-30T10:01:00Z" w:initials="A">
    <w:p w14:paraId="6315D972" w14:textId="3F1E89B8" w:rsidR="001A09C3" w:rsidRDefault="001A09C3" w:rsidP="001A09C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提测全研发平台推送，其余</w:t>
      </w:r>
      <w:r w:rsidR="00022A43">
        <w:rPr>
          <w:rFonts w:hint="eastAsia"/>
        </w:rPr>
        <w:t>测试工程师线下</w:t>
      </w:r>
      <w:r>
        <w:rPr>
          <w:rFonts w:hint="eastAsia"/>
        </w:rPr>
        <w:t>操作</w:t>
      </w:r>
      <w:r w:rsidR="00DA53B9">
        <w:rPr>
          <w:rFonts w:hint="eastAsia"/>
        </w:rPr>
        <w:t>，连带缺陷都完成后统一上传至自动化测试平台</w:t>
      </w:r>
      <w:r>
        <w:rPr>
          <w:rFonts w:hint="eastAsia"/>
        </w:rPr>
        <w:t>。全研发状态还是统一为测试中。</w:t>
      </w:r>
    </w:p>
    <w:p w14:paraId="38A7EFE5" w14:textId="5843DE54" w:rsidR="001A09C3" w:rsidRPr="001A09C3" w:rsidRDefault="001A09C3">
      <w:pPr>
        <w:pStyle w:val="a3"/>
      </w:pPr>
    </w:p>
  </w:comment>
  <w:comment w:id="46" w:author="z" w:date="2026-06-29T14:08:00Z" w:initials="">
    <w:p w14:paraId="48F456B3" w14:textId="77777777" w:rsidR="00EE6822" w:rsidRDefault="007B79B0">
      <w:pPr>
        <w:pStyle w:val="a3"/>
      </w:pPr>
      <w:r>
        <w:rPr>
          <w:rFonts w:hint="eastAsia"/>
        </w:rPr>
        <w:t>在哪个平台登记？</w:t>
      </w:r>
    </w:p>
  </w:comment>
  <w:comment w:id="47" w:author="Administrator" w:date="2026-06-30T10:03:00Z" w:initials="A">
    <w:p w14:paraId="36D58F03" w14:textId="3B983066" w:rsidR="001A09C3" w:rsidRDefault="00DA53B9">
      <w:pPr>
        <w:pStyle w:val="a3"/>
      </w:pPr>
      <w:r>
        <w:rPr>
          <w:rStyle w:val="aa"/>
          <w:rFonts w:hint="eastAsia"/>
        </w:rPr>
        <w:t>简单需求</w:t>
      </w:r>
      <w:r w:rsidR="001A09C3">
        <w:rPr>
          <w:rStyle w:val="aa"/>
          <w:rFonts w:hint="eastAsia"/>
        </w:rPr>
        <w:t>自动化测试平台操作</w:t>
      </w:r>
      <w:r>
        <w:rPr>
          <w:rStyle w:val="aa"/>
          <w:rFonts w:hint="eastAsia"/>
        </w:rPr>
        <w:t>，复杂或紧急需求都是线下操作，不好写明</w:t>
      </w:r>
    </w:p>
  </w:comment>
  <w:comment w:id="48" w:author="z" w:date="2026-06-29T13:43:00Z" w:initials="">
    <w:p w14:paraId="5F8834BD" w14:textId="77777777" w:rsidR="00EE6822" w:rsidRDefault="007B79B0">
      <w:pPr>
        <w:pStyle w:val="a3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资料线上归档路径、上传平台统一入口未说明。</w:t>
      </w:r>
    </w:p>
    <w:p w14:paraId="5A6FE3B9" w14:textId="77777777" w:rsidR="00EE6822" w:rsidRDefault="007B79B0">
      <w:pPr>
        <w:pStyle w:val="a3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（若在后面统一说明可忽略此批注。）</w:t>
      </w:r>
    </w:p>
  </w:comment>
  <w:comment w:id="49" w:author="Administrator" w:date="2026-06-30T10:04:00Z" w:initials="A">
    <w:p w14:paraId="6112C700" w14:textId="398BD4EA" w:rsidR="001A09C3" w:rsidRDefault="001A09C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测试平台都有留痕，保留报告，删除重复材料</w:t>
      </w:r>
    </w:p>
  </w:comment>
  <w:comment w:id="52" w:author="z" w:date="2026-06-29T13:43:00Z" w:initials="">
    <w:p w14:paraId="6CF69ACD" w14:textId="77777777" w:rsidR="00EE6822" w:rsidRDefault="007B79B0">
      <w:pPr>
        <w:pStyle w:val="a3"/>
      </w:pPr>
      <w:r>
        <w:rPr>
          <w:rFonts w:hint="eastAsia"/>
        </w:rPr>
        <w:t>下一环节名称是？建议增加下一环节具体名称，流程更加清晰。</w:t>
      </w:r>
    </w:p>
  </w:comment>
  <w:comment w:id="57" w:author="z" w:date="2026-06-29T14:11:00Z" w:initials="">
    <w:p w14:paraId="502F531C" w14:textId="77777777" w:rsidR="00EE6822" w:rsidRDefault="007B79B0">
      <w:pPr>
        <w:pStyle w:val="a3"/>
      </w:pPr>
      <w:r>
        <w:rPr>
          <w:rFonts w:hint="eastAsia"/>
        </w:rPr>
        <w:t>这块指的是组织参与需求评审吗？</w:t>
      </w:r>
    </w:p>
  </w:comment>
  <w:comment w:id="58" w:author="Administrator" w:date="2026-06-30T10:07:00Z" w:initials="A">
    <w:p w14:paraId="76ED1831" w14:textId="0397505A" w:rsidR="001A09C3" w:rsidRDefault="001A09C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对</w:t>
      </w:r>
    </w:p>
  </w:comment>
  <w:comment w:id="62" w:author="z" w:date="2026-06-29T14:16:00Z" w:initials="">
    <w:p w14:paraId="3BC6FC8F" w14:textId="77777777" w:rsidR="00EE6822" w:rsidRDefault="007B79B0">
      <w:pPr>
        <w:pStyle w:val="a3"/>
      </w:pPr>
      <w:r>
        <w:rPr>
          <w:rFonts w:hint="eastAsia"/>
        </w:rPr>
        <w:t>1</w:t>
      </w:r>
      <w:r>
        <w:rPr>
          <w:rFonts w:hint="eastAsia"/>
        </w:rPr>
        <w:t>、归档若统一在此说明，上面关于归档的批注，可忽略。</w:t>
      </w:r>
    </w:p>
    <w:p w14:paraId="6F9C287B" w14:textId="77777777" w:rsidR="00EE6822" w:rsidRDefault="00EE6822">
      <w:pPr>
        <w:pStyle w:val="a3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43CE10" w15:done="0"/>
  <w15:commentEx w15:paraId="1AE1D735" w15:paraIdParent="6F43CE10" w15:done="0"/>
  <w15:commentEx w15:paraId="0388EEEE" w15:done="0"/>
  <w15:commentEx w15:paraId="553F5BC7" w15:paraIdParent="0388EEEE" w15:done="0"/>
  <w15:commentEx w15:paraId="646DA210" w15:done="0"/>
  <w15:commentEx w15:paraId="06007A8D" w15:paraIdParent="646DA210" w15:done="0"/>
  <w15:commentEx w15:paraId="178A948A" w15:paraIdParent="646DA210" w15:done="0"/>
  <w15:commentEx w15:paraId="51AC4426" w15:done="0"/>
  <w15:commentEx w15:paraId="0431757D" w15:paraIdParent="51AC4426" w15:done="0"/>
  <w15:commentEx w15:paraId="3B9E1958" w15:done="0"/>
  <w15:commentEx w15:paraId="647D6766" w15:paraIdParent="3B9E1958" w15:done="0"/>
  <w15:commentEx w15:paraId="369FFD6D" w15:done="0"/>
  <w15:commentEx w15:paraId="37DB7FCF" w15:paraIdParent="369FFD6D" w15:done="0"/>
  <w15:commentEx w15:paraId="4CA777B8" w15:done="0"/>
  <w15:commentEx w15:paraId="7E4B2035" w15:paraIdParent="4CA777B8" w15:done="0"/>
  <w15:commentEx w15:paraId="71D9CC75" w15:done="0"/>
  <w15:commentEx w15:paraId="4DF05E0C" w15:paraIdParent="71D9CC75" w15:done="0"/>
  <w15:commentEx w15:paraId="7B07F654" w15:done="0"/>
  <w15:commentEx w15:paraId="79DD32C7" w15:paraIdParent="7B07F654" w15:done="0"/>
  <w15:commentEx w15:paraId="0C4D9344" w15:done="0"/>
  <w15:commentEx w15:paraId="77BC7539" w15:paraIdParent="0C4D9344" w15:done="0"/>
  <w15:commentEx w15:paraId="14A809E4" w15:done="0"/>
  <w15:commentEx w15:paraId="01413C22" w15:paraIdParent="14A809E4" w15:done="0"/>
  <w15:commentEx w15:paraId="2611F8C0" w15:done="0"/>
  <w15:commentEx w15:paraId="38A7EFE5" w15:paraIdParent="2611F8C0" w15:done="0"/>
  <w15:commentEx w15:paraId="48F456B3" w15:done="0"/>
  <w15:commentEx w15:paraId="36D58F03" w15:paraIdParent="48F456B3" w15:done="0"/>
  <w15:commentEx w15:paraId="5A6FE3B9" w15:done="0"/>
  <w15:commentEx w15:paraId="6112C700" w15:paraIdParent="5A6FE3B9" w15:done="0"/>
  <w15:commentEx w15:paraId="6CF69ACD" w15:done="0"/>
  <w15:commentEx w15:paraId="502F531C" w15:done="0"/>
  <w15:commentEx w15:paraId="76ED1831" w15:paraIdParent="502F531C" w15:done="0"/>
  <w15:commentEx w15:paraId="6F9C28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E08B8" w16cex:dateUtc="2026-06-30T01:19:00Z"/>
  <w16cex:commentExtensible w16cex:durableId="2DEE09CF" w16cex:dateUtc="2026-06-30T01:24:00Z"/>
  <w16cex:commentExtensible w16cex:durableId="2DEE0C50" w16cex:dateUtc="2026-06-30T01:35:00Z"/>
  <w16cex:commentExtensible w16cex:durableId="2DEFBA45" w16cex:dateUtc="2026-07-01T08:09:00Z"/>
  <w16cex:commentExtensible w16cex:durableId="2DEE1013" w16cex:dateUtc="2026-06-30T01:51:00Z"/>
  <w16cex:commentExtensible w16cex:durableId="2DEE1098" w16cex:dateUtc="2026-06-30T01:53:00Z"/>
  <w16cex:commentExtensible w16cex:durableId="2DEE10AD" w16cex:dateUtc="2026-06-30T01:53:00Z"/>
  <w16cex:commentExtensible w16cex:durableId="2DEE10E7" w16cex:dateUtc="2026-06-30T01:54:00Z"/>
  <w16cex:commentExtensible w16cex:durableId="2DEE1108" w16cex:dateUtc="2026-06-30T01:55:00Z"/>
  <w16cex:commentExtensible w16cex:durableId="2DEE1155" w16cex:dateUtc="2026-06-30T01:56:00Z"/>
  <w16cex:commentExtensible w16cex:durableId="2DEE1205" w16cex:dateUtc="2026-06-30T01:59:00Z"/>
  <w16cex:commentExtensible w16cex:durableId="2DEE1252" w16cex:dateUtc="2026-06-30T02:00:00Z"/>
  <w16cex:commentExtensible w16cex:durableId="2DEE1284" w16cex:dateUtc="2026-06-30T02:01:00Z"/>
  <w16cex:commentExtensible w16cex:durableId="2DEE12F8" w16cex:dateUtc="2026-06-30T02:03:00Z"/>
  <w16cex:commentExtensible w16cex:durableId="2DEE1323" w16cex:dateUtc="2026-06-30T02:04:00Z"/>
  <w16cex:commentExtensible w16cex:durableId="2DEE13CE" w16cex:dateUtc="2026-06-30T0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43CE10" w16cid:durableId="2DED0DF2"/>
  <w16cid:commentId w16cid:paraId="1AE1D735" w16cid:durableId="2DEE08B8"/>
  <w16cid:commentId w16cid:paraId="0388EEEE" w16cid:durableId="2DED0DF3"/>
  <w16cid:commentId w16cid:paraId="553F5BC7" w16cid:durableId="2DEE09CF"/>
  <w16cid:commentId w16cid:paraId="646DA210" w16cid:durableId="2DED0DF4"/>
  <w16cid:commentId w16cid:paraId="06007A8D" w16cid:durableId="2DEE0C50"/>
  <w16cid:commentId w16cid:paraId="178A948A" w16cid:durableId="2DEFBA45"/>
  <w16cid:commentId w16cid:paraId="51AC4426" w16cid:durableId="2DED0DF5"/>
  <w16cid:commentId w16cid:paraId="0431757D" w16cid:durableId="2DEE1013"/>
  <w16cid:commentId w16cid:paraId="3B9E1958" w16cid:durableId="2DED0DF6"/>
  <w16cid:commentId w16cid:paraId="647D6766" w16cid:durableId="2DEE1098"/>
  <w16cid:commentId w16cid:paraId="369FFD6D" w16cid:durableId="2DED0DF7"/>
  <w16cid:commentId w16cid:paraId="37DB7FCF" w16cid:durableId="2DEE10AD"/>
  <w16cid:commentId w16cid:paraId="4CA777B8" w16cid:durableId="2DED0DF8"/>
  <w16cid:commentId w16cid:paraId="7E4B2035" w16cid:durableId="2DEE10E7"/>
  <w16cid:commentId w16cid:paraId="71D9CC75" w16cid:durableId="2DED0DF9"/>
  <w16cid:commentId w16cid:paraId="4DF05E0C" w16cid:durableId="2DEE1108"/>
  <w16cid:commentId w16cid:paraId="7B07F654" w16cid:durableId="2DED0DFA"/>
  <w16cid:commentId w16cid:paraId="79DD32C7" w16cid:durableId="2DEE1155"/>
  <w16cid:commentId w16cid:paraId="0C4D9344" w16cid:durableId="2DED0DFB"/>
  <w16cid:commentId w16cid:paraId="77BC7539" w16cid:durableId="2DEE1205"/>
  <w16cid:commentId w16cid:paraId="14A809E4" w16cid:durableId="2DED0DFC"/>
  <w16cid:commentId w16cid:paraId="01413C22" w16cid:durableId="2DEE1252"/>
  <w16cid:commentId w16cid:paraId="2611F8C0" w16cid:durableId="2DED0DFD"/>
  <w16cid:commentId w16cid:paraId="38A7EFE5" w16cid:durableId="2DEE1284"/>
  <w16cid:commentId w16cid:paraId="48F456B3" w16cid:durableId="2DED0DFE"/>
  <w16cid:commentId w16cid:paraId="36D58F03" w16cid:durableId="2DEE12F8"/>
  <w16cid:commentId w16cid:paraId="5A6FE3B9" w16cid:durableId="2DED0DFF"/>
  <w16cid:commentId w16cid:paraId="6112C700" w16cid:durableId="2DEE1323"/>
  <w16cid:commentId w16cid:paraId="6CF69ACD" w16cid:durableId="2DED0E00"/>
  <w16cid:commentId w16cid:paraId="502F531C" w16cid:durableId="2DED0E01"/>
  <w16cid:commentId w16cid:paraId="76ED1831" w16cid:durableId="2DEE13CE"/>
  <w16cid:commentId w16cid:paraId="6F9C287B" w16cid:durableId="2DED0E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6A355" w14:textId="77777777" w:rsidR="005A05FF" w:rsidRDefault="005A05FF" w:rsidP="00F071F3">
      <w:r>
        <w:separator/>
      </w:r>
    </w:p>
  </w:endnote>
  <w:endnote w:type="continuationSeparator" w:id="0">
    <w:p w14:paraId="44114F9B" w14:textId="77777777" w:rsidR="005A05FF" w:rsidRDefault="005A05FF" w:rsidP="00F0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ECB5E4A6-56C1-4B43-88F1-FEA2E226DD69}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2" w:subsetted="1" w:fontKey="{5AFA2812-6C05-4B5D-8D89-F31D263CBB7C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03B5DF8E-FF9F-41C0-9DAE-FBC2EE53D9DB}"/>
    <w:embedBold r:id="rId4" w:subsetted="1" w:fontKey="{79395313-950F-428D-8C2D-B480A7EE9B88}"/>
    <w:embedItalic r:id="rId5" w:subsetted="1" w:fontKey="{16271813-94F6-4D77-85B2-7ABE9B29261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0F4A4" w14:textId="77777777" w:rsidR="005A05FF" w:rsidRDefault="005A05FF" w:rsidP="00F071F3">
      <w:r>
        <w:separator/>
      </w:r>
    </w:p>
  </w:footnote>
  <w:footnote w:type="continuationSeparator" w:id="0">
    <w:p w14:paraId="2E664ADA" w14:textId="77777777" w:rsidR="005A05FF" w:rsidRDefault="005A05FF" w:rsidP="00F07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D9E4DF"/>
    <w:multiLevelType w:val="singleLevel"/>
    <w:tmpl w:val="83D9E4D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F285EC9"/>
    <w:multiLevelType w:val="multilevel"/>
    <w:tmpl w:val="8F285E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7B7A97F"/>
    <w:multiLevelType w:val="multilevel"/>
    <w:tmpl w:val="A7B7A9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DDB0E0E1"/>
    <w:multiLevelType w:val="multilevel"/>
    <w:tmpl w:val="DDB0E0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E89EC77A"/>
    <w:multiLevelType w:val="multilevel"/>
    <w:tmpl w:val="E89EC7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EED27FC"/>
    <w:multiLevelType w:val="singleLevel"/>
    <w:tmpl w:val="FEED27FC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6" w15:restartNumberingAfterBreak="0">
    <w:nsid w:val="0167EFCF"/>
    <w:multiLevelType w:val="multilevel"/>
    <w:tmpl w:val="0167EF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0CC592A"/>
    <w:multiLevelType w:val="hybridMultilevel"/>
    <w:tmpl w:val="107840A8"/>
    <w:lvl w:ilvl="0" w:tplc="ACEA092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C553ABE"/>
    <w:multiLevelType w:val="singleLevel"/>
    <w:tmpl w:val="2C553AB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60A2BEE6"/>
    <w:multiLevelType w:val="multilevel"/>
    <w:tmpl w:val="60A2BE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621B8AF9"/>
    <w:multiLevelType w:val="singleLevel"/>
    <w:tmpl w:val="621B8AF9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62D2961F"/>
    <w:multiLevelType w:val="multilevel"/>
    <w:tmpl w:val="62D296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664E27D0"/>
    <w:multiLevelType w:val="singleLevel"/>
    <w:tmpl w:val="664E27D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76094DAC"/>
    <w:multiLevelType w:val="singleLevel"/>
    <w:tmpl w:val="76094DAC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7B403540"/>
    <w:multiLevelType w:val="singleLevel"/>
    <w:tmpl w:val="7B403540"/>
    <w:lvl w:ilvl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5"/>
  </w:num>
  <w:num w:numId="5">
    <w:abstractNumId w:val="11"/>
  </w:num>
  <w:num w:numId="6">
    <w:abstractNumId w:val="6"/>
  </w:num>
  <w:num w:numId="7">
    <w:abstractNumId w:val="3"/>
  </w:num>
  <w:num w:numId="8">
    <w:abstractNumId w:val="2"/>
  </w:num>
  <w:num w:numId="9">
    <w:abstractNumId w:val="4"/>
  </w:num>
  <w:num w:numId="10">
    <w:abstractNumId w:val="1"/>
  </w:num>
  <w:num w:numId="11">
    <w:abstractNumId w:val="8"/>
  </w:num>
  <w:num w:numId="12">
    <w:abstractNumId w:val="14"/>
  </w:num>
  <w:num w:numId="13">
    <w:abstractNumId w:val="13"/>
  </w:num>
  <w:num w:numId="14">
    <w:abstractNumId w:val="12"/>
  </w:num>
  <w:num w:numId="1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bordersDoNotSurroundHeader/>
  <w:bordersDoNotSurroundFooter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A8"/>
    <w:rsid w:val="00022A43"/>
    <w:rsid w:val="00176682"/>
    <w:rsid w:val="001A09C3"/>
    <w:rsid w:val="002E19CC"/>
    <w:rsid w:val="003A66A8"/>
    <w:rsid w:val="00461315"/>
    <w:rsid w:val="004C6A79"/>
    <w:rsid w:val="005A05FF"/>
    <w:rsid w:val="005B39A1"/>
    <w:rsid w:val="00670229"/>
    <w:rsid w:val="007B79B0"/>
    <w:rsid w:val="00804F22"/>
    <w:rsid w:val="008A1FDB"/>
    <w:rsid w:val="00A5422D"/>
    <w:rsid w:val="00C620DF"/>
    <w:rsid w:val="00C7217E"/>
    <w:rsid w:val="00CA1E9F"/>
    <w:rsid w:val="00DA53B9"/>
    <w:rsid w:val="00EE6822"/>
    <w:rsid w:val="00F071F3"/>
    <w:rsid w:val="00FF5A5D"/>
    <w:rsid w:val="041D6583"/>
    <w:rsid w:val="04DA26C6"/>
    <w:rsid w:val="0780099C"/>
    <w:rsid w:val="0F7F6343"/>
    <w:rsid w:val="0FED14FF"/>
    <w:rsid w:val="121C60CC"/>
    <w:rsid w:val="132A4818"/>
    <w:rsid w:val="15791A87"/>
    <w:rsid w:val="15E1607E"/>
    <w:rsid w:val="16702E8A"/>
    <w:rsid w:val="1977452F"/>
    <w:rsid w:val="19FE07AD"/>
    <w:rsid w:val="1C534DE0"/>
    <w:rsid w:val="1CC21F8E"/>
    <w:rsid w:val="1DEA0062"/>
    <w:rsid w:val="1E0A5972"/>
    <w:rsid w:val="20370574"/>
    <w:rsid w:val="223034CD"/>
    <w:rsid w:val="22B61C24"/>
    <w:rsid w:val="24637B8A"/>
    <w:rsid w:val="259D3570"/>
    <w:rsid w:val="2661634B"/>
    <w:rsid w:val="279F712B"/>
    <w:rsid w:val="28005B1C"/>
    <w:rsid w:val="28013942"/>
    <w:rsid w:val="2E7B1F74"/>
    <w:rsid w:val="2F7610B9"/>
    <w:rsid w:val="2FA554FB"/>
    <w:rsid w:val="30901D07"/>
    <w:rsid w:val="31540F86"/>
    <w:rsid w:val="31541B56"/>
    <w:rsid w:val="31772EC7"/>
    <w:rsid w:val="32B36180"/>
    <w:rsid w:val="32F3657D"/>
    <w:rsid w:val="33B91574"/>
    <w:rsid w:val="34F565DC"/>
    <w:rsid w:val="36251143"/>
    <w:rsid w:val="36476C28"/>
    <w:rsid w:val="369D6F2B"/>
    <w:rsid w:val="39033292"/>
    <w:rsid w:val="390A4620"/>
    <w:rsid w:val="392C4597"/>
    <w:rsid w:val="39BA7DF4"/>
    <w:rsid w:val="3A8A3C6B"/>
    <w:rsid w:val="3B457B92"/>
    <w:rsid w:val="3C4D4F50"/>
    <w:rsid w:val="3C94492D"/>
    <w:rsid w:val="3D766728"/>
    <w:rsid w:val="3DED69EA"/>
    <w:rsid w:val="3F1907B5"/>
    <w:rsid w:val="3F854A01"/>
    <w:rsid w:val="408B24EB"/>
    <w:rsid w:val="40E340D5"/>
    <w:rsid w:val="43AA0EDA"/>
    <w:rsid w:val="43BE75BA"/>
    <w:rsid w:val="44AE67A8"/>
    <w:rsid w:val="47A345BE"/>
    <w:rsid w:val="48D93F34"/>
    <w:rsid w:val="4C6F4A6E"/>
    <w:rsid w:val="4CA02E7A"/>
    <w:rsid w:val="4CB46925"/>
    <w:rsid w:val="4CE70AA9"/>
    <w:rsid w:val="4D5F4AE3"/>
    <w:rsid w:val="4F8C5937"/>
    <w:rsid w:val="50792360"/>
    <w:rsid w:val="52D82B62"/>
    <w:rsid w:val="53AA2830"/>
    <w:rsid w:val="554A42CB"/>
    <w:rsid w:val="5708793C"/>
    <w:rsid w:val="59927FEE"/>
    <w:rsid w:val="5A054C64"/>
    <w:rsid w:val="5D8365CC"/>
    <w:rsid w:val="5E053485"/>
    <w:rsid w:val="5EE035AA"/>
    <w:rsid w:val="5FBF7663"/>
    <w:rsid w:val="621A5025"/>
    <w:rsid w:val="63E63410"/>
    <w:rsid w:val="68B910F3"/>
    <w:rsid w:val="691251C6"/>
    <w:rsid w:val="6AE6019A"/>
    <w:rsid w:val="6B631EBD"/>
    <w:rsid w:val="6BBB1626"/>
    <w:rsid w:val="6CA83959"/>
    <w:rsid w:val="6CE60925"/>
    <w:rsid w:val="6D1A412B"/>
    <w:rsid w:val="6D8B7F12"/>
    <w:rsid w:val="6DB1683D"/>
    <w:rsid w:val="6FFD3FBC"/>
    <w:rsid w:val="703674CE"/>
    <w:rsid w:val="710A087F"/>
    <w:rsid w:val="72695938"/>
    <w:rsid w:val="730438B3"/>
    <w:rsid w:val="736D1458"/>
    <w:rsid w:val="73D03795"/>
    <w:rsid w:val="79823784"/>
    <w:rsid w:val="7C330D65"/>
    <w:rsid w:val="7D381048"/>
    <w:rsid w:val="7DE642E1"/>
    <w:rsid w:val="7E08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F5DAFE"/>
  <w15:docId w15:val="{55D5FCB8-FEA6-4BD0-B5B6-79EAABF3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basedOn w:val="a0"/>
    <w:qFormat/>
    <w:rPr>
      <w:b/>
    </w:r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annotation reference"/>
    <w:basedOn w:val="a0"/>
    <w:rPr>
      <w:sz w:val="21"/>
      <w:szCs w:val="21"/>
    </w:rPr>
  </w:style>
  <w:style w:type="paragraph" w:styleId="ab">
    <w:name w:val="annotation subject"/>
    <w:basedOn w:val="a3"/>
    <w:next w:val="a3"/>
    <w:link w:val="ac"/>
    <w:rsid w:val="00FF5A5D"/>
    <w:rPr>
      <w:b/>
      <w:bCs/>
    </w:rPr>
  </w:style>
  <w:style w:type="character" w:customStyle="1" w:styleId="a4">
    <w:name w:val="批注文字 字符"/>
    <w:basedOn w:val="a0"/>
    <w:link w:val="a3"/>
    <w:rsid w:val="00FF5A5D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rsid w:val="00FF5A5D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table" w:styleId="ad">
    <w:name w:val="Table Grid"/>
    <w:basedOn w:val="a1"/>
    <w:rsid w:val="00804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99"/>
    <w:rsid w:val="008A1F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Administrator</cp:lastModifiedBy>
  <cp:revision>2</cp:revision>
  <dcterms:created xsi:type="dcterms:W3CDTF">2026-07-01T08:24:00Z</dcterms:created>
  <dcterms:modified xsi:type="dcterms:W3CDTF">2026-07-01T08:24:00Z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eyJoZGlkIjoiYTRiZDFmYTY0NGRlNWY3ZmY2YmIwN2UyMGE5NTA1ZGMiLCJ1c2VySWQiOiI3Nzc4Mjc1MTUifQ==</vt:lpwstr>
  </property>
  <property fmtid="{D5CDD505-2E9C-101B-9397-08002B2CF9AE}" pid="4" name="ICV">
    <vt:lpwstr>31543FE783E14B4B903BAB76FE4E070F_12</vt:lpwstr>
  </property>
</Properties>
</file>